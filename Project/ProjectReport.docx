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16BDE" w14:textId="68F8B36D" w:rsidR="004E08E0" w:rsidRPr="007F6570" w:rsidRDefault="004E08E0" w:rsidP="003A53B4">
      <w:pPr>
        <w:bidi/>
        <w:jc w:val="center"/>
        <w:rPr>
          <w:rFonts w:cs="B Nazanin"/>
          <w:b/>
          <w:bCs/>
          <w:sz w:val="40"/>
          <w:szCs w:val="40"/>
          <w:rtl/>
          <w:lang w:bidi="fa-IR"/>
        </w:rPr>
      </w:pPr>
      <w:r w:rsidRPr="007F6570">
        <w:rPr>
          <w:rFonts w:cs="B Nazanin" w:hint="cs"/>
          <w:b/>
          <w:bCs/>
          <w:sz w:val="40"/>
          <w:szCs w:val="40"/>
          <w:rtl/>
          <w:lang w:bidi="fa-IR"/>
        </w:rPr>
        <w:t>گزارش پروژه درس یادگیری عمیق</w:t>
      </w:r>
    </w:p>
    <w:p w14:paraId="28085409" w14:textId="77777777" w:rsidR="004E08E0" w:rsidRPr="004E08E0" w:rsidRDefault="004E08E0" w:rsidP="004E08E0">
      <w:pPr>
        <w:bidi/>
        <w:jc w:val="center"/>
        <w:rPr>
          <w:rFonts w:cs="B Nazanin"/>
          <w:b/>
          <w:bCs/>
          <w:sz w:val="36"/>
          <w:szCs w:val="36"/>
          <w:rtl/>
          <w:lang w:bidi="fa-IR"/>
        </w:rPr>
      </w:pPr>
    </w:p>
    <w:p w14:paraId="7BEACDBB" w14:textId="6D5E2E20" w:rsidR="004E08E0" w:rsidRDefault="004E08E0" w:rsidP="004E08E0">
      <w:pPr>
        <w:bidi/>
        <w:rPr>
          <w:rFonts w:cs="B Nazanin"/>
          <w:b/>
          <w:bCs/>
          <w:sz w:val="32"/>
          <w:szCs w:val="32"/>
          <w:rtl/>
          <w:lang w:bidi="fa-IR"/>
        </w:rPr>
      </w:pPr>
      <w:r>
        <w:rPr>
          <w:rFonts w:cs="B Nazanin" w:hint="cs"/>
          <w:b/>
          <w:bCs/>
          <w:sz w:val="32"/>
          <w:szCs w:val="32"/>
          <w:rtl/>
          <w:lang w:bidi="fa-IR"/>
        </w:rPr>
        <w:t>1- مشخصات اعضای گروه</w:t>
      </w:r>
    </w:p>
    <w:p w14:paraId="32570B76" w14:textId="500E795D" w:rsidR="004E08E0" w:rsidRDefault="004E08E0" w:rsidP="004E08E0">
      <w:pPr>
        <w:bidi/>
        <w:ind w:left="720"/>
        <w:rPr>
          <w:rFonts w:cs="B Nazanin"/>
          <w:sz w:val="32"/>
          <w:szCs w:val="32"/>
          <w:rtl/>
          <w:lang w:bidi="fa-IR"/>
        </w:rPr>
      </w:pPr>
      <w:r>
        <w:rPr>
          <w:rFonts w:cs="B Nazanin" w:hint="cs"/>
          <w:sz w:val="32"/>
          <w:szCs w:val="32"/>
          <w:rtl/>
          <w:lang w:bidi="fa-IR"/>
        </w:rPr>
        <w:t>نام و نام خانوادگی: پارسا عباسی سرابستانی                  شماره دانشجویی: 99722094</w:t>
      </w:r>
      <w:r>
        <w:rPr>
          <w:rFonts w:cs="B Nazanin"/>
          <w:sz w:val="32"/>
          <w:szCs w:val="32"/>
          <w:rtl/>
          <w:lang w:bidi="fa-IR"/>
        </w:rPr>
        <w:br/>
      </w:r>
      <w:r>
        <w:rPr>
          <w:rFonts w:cs="B Nazanin" w:hint="cs"/>
          <w:sz w:val="32"/>
          <w:szCs w:val="32"/>
          <w:rtl/>
          <w:lang w:bidi="fa-IR"/>
        </w:rPr>
        <w:t xml:space="preserve">نام و نام خانوادگی: محمد ابراهیمی                            شماره دانشجویی: 99722004 </w:t>
      </w:r>
    </w:p>
    <w:p w14:paraId="312F7584" w14:textId="3CB9ED64" w:rsidR="004E08E0" w:rsidRDefault="004E08E0" w:rsidP="004E08E0">
      <w:pPr>
        <w:bidi/>
        <w:rPr>
          <w:rFonts w:cs="B Nazanin"/>
          <w:b/>
          <w:bCs/>
          <w:sz w:val="32"/>
          <w:szCs w:val="32"/>
          <w:rtl/>
          <w:lang w:bidi="fa-IR"/>
        </w:rPr>
      </w:pPr>
      <w:r w:rsidRPr="004E08E0">
        <w:rPr>
          <w:rFonts w:cs="B Nazanin" w:hint="cs"/>
          <w:b/>
          <w:bCs/>
          <w:sz w:val="32"/>
          <w:szCs w:val="32"/>
          <w:rtl/>
          <w:lang w:bidi="fa-IR"/>
        </w:rPr>
        <w:t>2- مشخصات دستیار آموزشی راهنما</w:t>
      </w:r>
    </w:p>
    <w:p w14:paraId="43D4D817" w14:textId="40FDB43A" w:rsidR="004E08E0" w:rsidRDefault="004E08E0" w:rsidP="004E08E0">
      <w:pPr>
        <w:bidi/>
        <w:ind w:left="720"/>
        <w:rPr>
          <w:rFonts w:cs="B Nazanin"/>
          <w:sz w:val="32"/>
          <w:szCs w:val="32"/>
          <w:rtl/>
          <w:lang w:bidi="fa-IR"/>
        </w:rPr>
      </w:pPr>
      <w:r>
        <w:rPr>
          <w:rFonts w:cs="B Nazanin" w:hint="cs"/>
          <w:sz w:val="32"/>
          <w:szCs w:val="32"/>
          <w:rtl/>
          <w:lang w:bidi="fa-IR"/>
        </w:rPr>
        <w:t>نام و نام خانوادگی: هومن مهرآفرین</w:t>
      </w:r>
    </w:p>
    <w:p w14:paraId="5FF7F0C8" w14:textId="511C69ED" w:rsidR="004E08E0" w:rsidRDefault="004E08E0" w:rsidP="004E08E0">
      <w:pPr>
        <w:bidi/>
        <w:rPr>
          <w:rFonts w:cs="B Nazanin"/>
          <w:b/>
          <w:bCs/>
          <w:sz w:val="32"/>
          <w:szCs w:val="32"/>
          <w:rtl/>
          <w:lang w:bidi="fa-IR"/>
        </w:rPr>
      </w:pPr>
      <w:r w:rsidRPr="004E08E0">
        <w:rPr>
          <w:rFonts w:cs="B Nazanin" w:hint="cs"/>
          <w:b/>
          <w:bCs/>
          <w:sz w:val="32"/>
          <w:szCs w:val="32"/>
          <w:rtl/>
          <w:lang w:bidi="fa-IR"/>
        </w:rPr>
        <w:t>3- موضوع پروژه</w:t>
      </w:r>
    </w:p>
    <w:p w14:paraId="4A187CF1" w14:textId="451CD08F" w:rsidR="004E08E0" w:rsidRPr="004E08E0" w:rsidRDefault="004E08E0" w:rsidP="004E08E0">
      <w:pPr>
        <w:bidi/>
        <w:ind w:left="720"/>
        <w:rPr>
          <w:rFonts w:cs="B Nazanin"/>
          <w:sz w:val="32"/>
          <w:szCs w:val="32"/>
          <w:lang w:bidi="fa-IR"/>
        </w:rPr>
      </w:pPr>
      <w:r>
        <w:rPr>
          <w:rFonts w:cs="B Nazanin" w:hint="cs"/>
          <w:sz w:val="32"/>
          <w:szCs w:val="32"/>
          <w:rtl/>
          <w:lang w:bidi="fa-IR"/>
        </w:rPr>
        <w:t xml:space="preserve">شبکه‌های توجه گرافی </w:t>
      </w:r>
      <w:r>
        <w:rPr>
          <w:rFonts w:ascii="Arial" w:hAnsi="Arial" w:cs="Arial" w:hint="cs"/>
          <w:sz w:val="32"/>
          <w:szCs w:val="32"/>
          <w:rtl/>
          <w:lang w:bidi="fa-IR"/>
        </w:rPr>
        <w:t>–</w:t>
      </w:r>
      <w:r>
        <w:rPr>
          <w:rFonts w:cs="B Nazanin" w:hint="cs"/>
          <w:sz w:val="32"/>
          <w:szCs w:val="32"/>
          <w:rtl/>
          <w:lang w:bidi="fa-IR"/>
        </w:rPr>
        <w:t xml:space="preserve"> </w:t>
      </w:r>
      <w:r>
        <w:rPr>
          <w:rFonts w:cs="B Nazanin"/>
          <w:sz w:val="32"/>
          <w:szCs w:val="32"/>
          <w:lang w:bidi="fa-IR"/>
        </w:rPr>
        <w:t>Graph Attention Networks (GATs)</w:t>
      </w:r>
    </w:p>
    <w:p w14:paraId="383BE8C9" w14:textId="50664749" w:rsidR="004E08E0" w:rsidRPr="004E08E0" w:rsidRDefault="004E08E0" w:rsidP="004E08E0">
      <w:pPr>
        <w:bidi/>
        <w:rPr>
          <w:rFonts w:cs="B Nazanin"/>
          <w:b/>
          <w:bCs/>
          <w:sz w:val="32"/>
          <w:szCs w:val="32"/>
          <w:rtl/>
          <w:lang w:bidi="fa-IR"/>
        </w:rPr>
      </w:pPr>
      <w:r w:rsidRPr="004E08E0">
        <w:rPr>
          <w:rFonts w:cs="B Nazanin" w:hint="cs"/>
          <w:b/>
          <w:bCs/>
          <w:sz w:val="32"/>
          <w:szCs w:val="32"/>
          <w:rtl/>
          <w:lang w:bidi="fa-IR"/>
        </w:rPr>
        <w:t>4- واژگان کلیدی</w:t>
      </w:r>
    </w:p>
    <w:p w14:paraId="7EC98937" w14:textId="4F24980D" w:rsidR="004E08E0" w:rsidRPr="004E08E0" w:rsidRDefault="004E08E0" w:rsidP="004E08E0">
      <w:pPr>
        <w:bidi/>
        <w:ind w:left="720"/>
        <w:rPr>
          <w:rFonts w:cs="B Mitra"/>
          <w:sz w:val="32"/>
          <w:szCs w:val="32"/>
          <w:rtl/>
          <w:lang w:bidi="fa-IR"/>
        </w:rPr>
      </w:pPr>
      <w:r w:rsidRPr="004E08E0">
        <w:rPr>
          <w:rFonts w:cs="B Mitra" w:hint="cs"/>
          <w:sz w:val="32"/>
          <w:szCs w:val="32"/>
          <w:rtl/>
          <w:lang w:bidi="fa-IR"/>
        </w:rPr>
        <w:t>شبکۀ عصبی گرافی، مکانیزم‌های توجه، شبکۀ توجه گرافی، شبکۀ عصبی، تحلیل گراف،</w:t>
      </w:r>
      <w:r>
        <w:rPr>
          <w:rFonts w:cs="B Mitra"/>
          <w:sz w:val="32"/>
          <w:szCs w:val="32"/>
          <w:rtl/>
          <w:lang w:bidi="fa-IR"/>
        </w:rPr>
        <w:br/>
      </w:r>
      <w:r w:rsidRPr="004E08E0">
        <w:rPr>
          <w:rFonts w:cs="B Mitra" w:hint="cs"/>
          <w:sz w:val="32"/>
          <w:szCs w:val="32"/>
          <w:rtl/>
          <w:lang w:bidi="fa-IR"/>
        </w:rPr>
        <w:t>گراف نامتجانس</w:t>
      </w:r>
    </w:p>
    <w:p w14:paraId="5C87C535" w14:textId="4A39B403" w:rsidR="004E08E0" w:rsidRPr="004E08E0" w:rsidRDefault="004E08E0" w:rsidP="004E08E0">
      <w:pPr>
        <w:ind w:left="720"/>
        <w:rPr>
          <w:rFonts w:cs="B Mitra"/>
          <w:sz w:val="28"/>
          <w:szCs w:val="28"/>
          <w:rtl/>
        </w:rPr>
      </w:pPr>
      <w:r w:rsidRPr="004E08E0">
        <w:rPr>
          <w:rFonts w:cs="B Mitra"/>
          <w:sz w:val="28"/>
          <w:szCs w:val="28"/>
        </w:rPr>
        <w:t xml:space="preserve">Graph Neural Network, Attention Mechanisms, </w:t>
      </w:r>
      <w:r w:rsidR="00DD176C" w:rsidRPr="004E08E0">
        <w:rPr>
          <w:rFonts w:cs="B Mitra"/>
          <w:sz w:val="28"/>
          <w:szCs w:val="28"/>
        </w:rPr>
        <w:t>Neural Network</w:t>
      </w:r>
      <w:r w:rsidR="00DD176C">
        <w:rPr>
          <w:rFonts w:cs="B Mitra"/>
          <w:sz w:val="28"/>
          <w:szCs w:val="28"/>
        </w:rPr>
        <w:br/>
      </w:r>
      <w:r w:rsidRPr="004E08E0">
        <w:rPr>
          <w:rFonts w:cs="B Mitra"/>
          <w:sz w:val="28"/>
          <w:szCs w:val="28"/>
        </w:rPr>
        <w:t>Graph Attention Network,</w:t>
      </w:r>
      <w:r w:rsidR="00DD176C">
        <w:rPr>
          <w:rFonts w:cs="B Mitra"/>
          <w:sz w:val="28"/>
          <w:szCs w:val="28"/>
        </w:rPr>
        <w:t xml:space="preserve"> </w:t>
      </w:r>
      <w:r w:rsidRPr="004E08E0">
        <w:rPr>
          <w:rFonts w:cs="B Mitra"/>
          <w:sz w:val="28"/>
          <w:szCs w:val="28"/>
        </w:rPr>
        <w:t>Graph Analysis, Heterogeneous Graph</w:t>
      </w:r>
    </w:p>
    <w:p w14:paraId="4158FC13" w14:textId="624D11DB" w:rsidR="004E08E0" w:rsidRDefault="004E08E0" w:rsidP="004E08E0">
      <w:pPr>
        <w:bidi/>
        <w:rPr>
          <w:rFonts w:cs="B Nazanin"/>
          <w:b/>
          <w:bCs/>
          <w:sz w:val="32"/>
          <w:szCs w:val="32"/>
          <w:rtl/>
          <w:lang w:bidi="fa-IR"/>
        </w:rPr>
      </w:pPr>
      <w:r w:rsidRPr="004E08E0">
        <w:rPr>
          <w:rFonts w:cs="B Nazanin" w:hint="cs"/>
          <w:b/>
          <w:bCs/>
          <w:sz w:val="32"/>
          <w:szCs w:val="32"/>
          <w:rtl/>
          <w:lang w:bidi="fa-IR"/>
        </w:rPr>
        <w:t>5- مقالات انتخاب شده</w:t>
      </w:r>
    </w:p>
    <w:p w14:paraId="04FC548B" w14:textId="77777777" w:rsidR="004E08E0" w:rsidRPr="004E08E0" w:rsidRDefault="00255F20" w:rsidP="004E08E0">
      <w:pPr>
        <w:numPr>
          <w:ilvl w:val="0"/>
          <w:numId w:val="7"/>
        </w:numPr>
        <w:spacing w:after="0" w:line="240" w:lineRule="auto"/>
        <w:ind w:right="780"/>
        <w:jc w:val="lowKashida"/>
        <w:rPr>
          <w:rFonts w:cs="B Mitra"/>
          <w:b/>
          <w:bCs/>
          <w:color w:val="000000" w:themeColor="text1"/>
        </w:rPr>
      </w:pPr>
      <w:hyperlink r:id="rId8" w:history="1">
        <w:proofErr w:type="spellStart"/>
        <w:r w:rsidR="004E08E0" w:rsidRPr="006E70C4">
          <w:rPr>
            <w:rStyle w:val="Hyperlink"/>
            <w:rFonts w:cs="B Mitra"/>
            <w:b/>
            <w:bCs/>
          </w:rPr>
          <w:t>Petar</w:t>
        </w:r>
        <w:proofErr w:type="spellEnd"/>
        <w:r w:rsidR="004E08E0" w:rsidRPr="006E70C4">
          <w:rPr>
            <w:rStyle w:val="Hyperlink"/>
            <w:rFonts w:cs="B Mitra"/>
            <w:b/>
            <w:bCs/>
          </w:rPr>
          <w:t xml:space="preserve"> </w:t>
        </w:r>
        <w:proofErr w:type="spellStart"/>
        <w:r w:rsidR="004E08E0" w:rsidRPr="006E70C4">
          <w:rPr>
            <w:rStyle w:val="Hyperlink"/>
            <w:rFonts w:cs="B Mitra"/>
            <w:b/>
            <w:bCs/>
          </w:rPr>
          <w:t>Veličković</w:t>
        </w:r>
        <w:proofErr w:type="spellEnd"/>
        <w:r w:rsidR="004E08E0" w:rsidRPr="006E70C4">
          <w:rPr>
            <w:rStyle w:val="Hyperlink"/>
            <w:rFonts w:cs="B Mitra"/>
            <w:b/>
            <w:bCs/>
          </w:rPr>
          <w:t xml:space="preserve">, </w:t>
        </w:r>
        <w:proofErr w:type="spellStart"/>
        <w:r w:rsidR="004E08E0" w:rsidRPr="006E70C4">
          <w:rPr>
            <w:rStyle w:val="Hyperlink"/>
            <w:rFonts w:cs="B Mitra"/>
            <w:b/>
            <w:bCs/>
          </w:rPr>
          <w:t>Guillem</w:t>
        </w:r>
        <w:proofErr w:type="spellEnd"/>
        <w:r w:rsidR="004E08E0" w:rsidRPr="006E70C4">
          <w:rPr>
            <w:rStyle w:val="Hyperlink"/>
            <w:rFonts w:cs="B Mitra"/>
            <w:b/>
            <w:bCs/>
          </w:rPr>
          <w:t xml:space="preserve"> </w:t>
        </w:r>
        <w:proofErr w:type="spellStart"/>
        <w:r w:rsidR="004E08E0" w:rsidRPr="006E70C4">
          <w:rPr>
            <w:rStyle w:val="Hyperlink"/>
            <w:rFonts w:cs="B Mitra"/>
            <w:b/>
            <w:bCs/>
          </w:rPr>
          <w:t>Cucurull</w:t>
        </w:r>
        <w:proofErr w:type="spellEnd"/>
        <w:r w:rsidR="004E08E0" w:rsidRPr="006E70C4">
          <w:rPr>
            <w:rStyle w:val="Hyperlink"/>
            <w:rFonts w:cs="B Mitra"/>
            <w:b/>
            <w:bCs/>
          </w:rPr>
          <w:t xml:space="preserve">, </w:t>
        </w:r>
        <w:proofErr w:type="spellStart"/>
        <w:r w:rsidR="004E08E0" w:rsidRPr="006E70C4">
          <w:rPr>
            <w:rStyle w:val="Hyperlink"/>
            <w:rFonts w:cs="B Mitra"/>
            <w:b/>
            <w:bCs/>
          </w:rPr>
          <w:t>Arantxa</w:t>
        </w:r>
        <w:proofErr w:type="spellEnd"/>
        <w:r w:rsidR="004E08E0" w:rsidRPr="006E70C4">
          <w:rPr>
            <w:rStyle w:val="Hyperlink"/>
            <w:rFonts w:cs="B Mitra"/>
            <w:b/>
            <w:bCs/>
          </w:rPr>
          <w:t xml:space="preserve"> Casanova, Adriana Romero, Pietro </w:t>
        </w:r>
        <w:proofErr w:type="spellStart"/>
        <w:r w:rsidR="004E08E0" w:rsidRPr="006E70C4">
          <w:rPr>
            <w:rStyle w:val="Hyperlink"/>
            <w:rFonts w:cs="B Mitra"/>
            <w:b/>
            <w:bCs/>
          </w:rPr>
          <w:t>Liò</w:t>
        </w:r>
        <w:proofErr w:type="spellEnd"/>
        <w:r w:rsidR="004E08E0" w:rsidRPr="006E70C4">
          <w:rPr>
            <w:rStyle w:val="Hyperlink"/>
            <w:rFonts w:cs="B Mitra"/>
            <w:b/>
            <w:bCs/>
          </w:rPr>
          <w:t xml:space="preserve">, &amp; </w:t>
        </w:r>
        <w:proofErr w:type="spellStart"/>
        <w:r w:rsidR="004E08E0" w:rsidRPr="006E70C4">
          <w:rPr>
            <w:rStyle w:val="Hyperlink"/>
            <w:rFonts w:cs="B Mitra"/>
            <w:b/>
            <w:bCs/>
          </w:rPr>
          <w:t>Yoshua</w:t>
        </w:r>
        <w:proofErr w:type="spellEnd"/>
        <w:r w:rsidR="004E08E0" w:rsidRPr="006E70C4">
          <w:rPr>
            <w:rStyle w:val="Hyperlink"/>
            <w:rFonts w:cs="B Mitra"/>
            <w:b/>
            <w:bCs/>
          </w:rPr>
          <w:t xml:space="preserve"> </w:t>
        </w:r>
        <w:proofErr w:type="spellStart"/>
        <w:r w:rsidR="004E08E0" w:rsidRPr="006E70C4">
          <w:rPr>
            <w:rStyle w:val="Hyperlink"/>
            <w:rFonts w:cs="B Mitra"/>
            <w:b/>
            <w:bCs/>
          </w:rPr>
          <w:t>Bengio</w:t>
        </w:r>
        <w:proofErr w:type="spellEnd"/>
        <w:r w:rsidR="004E08E0" w:rsidRPr="006E70C4">
          <w:rPr>
            <w:rStyle w:val="Hyperlink"/>
            <w:rFonts w:cs="B Mitra"/>
            <w:b/>
            <w:bCs/>
          </w:rPr>
          <w:t xml:space="preserve"> (2018). Graph Attention Networks. International Conference on Learning Representations.</w:t>
        </w:r>
      </w:hyperlink>
      <w:r w:rsidR="004E08E0" w:rsidRPr="006E70C4">
        <w:rPr>
          <w:rFonts w:cs="B Mitra"/>
          <w:b/>
          <w:bCs/>
          <w:color w:val="000000" w:themeColor="text1"/>
        </w:rPr>
        <w:t xml:space="preserve"> </w:t>
      </w:r>
    </w:p>
    <w:p w14:paraId="5F43F87D" w14:textId="77777777" w:rsidR="004E08E0" w:rsidRPr="006E70C4" w:rsidRDefault="00255F20" w:rsidP="004E08E0">
      <w:pPr>
        <w:numPr>
          <w:ilvl w:val="0"/>
          <w:numId w:val="7"/>
        </w:numPr>
        <w:spacing w:after="0" w:line="240" w:lineRule="auto"/>
        <w:ind w:right="780"/>
        <w:jc w:val="lowKashida"/>
        <w:rPr>
          <w:rFonts w:cs="B Mitra"/>
          <w:b/>
          <w:bCs/>
          <w:color w:val="000000" w:themeColor="text1"/>
        </w:rPr>
      </w:pPr>
      <w:hyperlink r:id="rId9" w:history="1">
        <w:r w:rsidR="004E08E0" w:rsidRPr="006E70C4">
          <w:rPr>
            <w:rStyle w:val="Hyperlink"/>
            <w:rFonts w:cs="B Mitra"/>
            <w:b/>
            <w:bCs/>
          </w:rPr>
          <w:t xml:space="preserve">Xiao Wang, </w:t>
        </w:r>
        <w:proofErr w:type="spellStart"/>
        <w:r w:rsidR="004E08E0" w:rsidRPr="006E70C4">
          <w:rPr>
            <w:rStyle w:val="Hyperlink"/>
            <w:rFonts w:cs="B Mitra"/>
            <w:b/>
            <w:bCs/>
          </w:rPr>
          <w:t>Houye</w:t>
        </w:r>
        <w:proofErr w:type="spellEnd"/>
        <w:r w:rsidR="004E08E0" w:rsidRPr="006E70C4">
          <w:rPr>
            <w:rStyle w:val="Hyperlink"/>
            <w:rFonts w:cs="B Mitra"/>
            <w:b/>
            <w:bCs/>
          </w:rPr>
          <w:t xml:space="preserve"> Ji, </w:t>
        </w:r>
        <w:proofErr w:type="spellStart"/>
        <w:r w:rsidR="004E08E0" w:rsidRPr="006E70C4">
          <w:rPr>
            <w:rStyle w:val="Hyperlink"/>
            <w:rFonts w:cs="B Mitra"/>
            <w:b/>
            <w:bCs/>
          </w:rPr>
          <w:t>Chuan</w:t>
        </w:r>
        <w:proofErr w:type="spellEnd"/>
        <w:r w:rsidR="004E08E0" w:rsidRPr="006E70C4">
          <w:rPr>
            <w:rStyle w:val="Hyperlink"/>
            <w:rFonts w:cs="B Mitra"/>
            <w:b/>
            <w:bCs/>
          </w:rPr>
          <w:t xml:space="preserve"> Shi, Bai Wang, Peng Cui, P. Yu, &amp; </w:t>
        </w:r>
        <w:proofErr w:type="spellStart"/>
        <w:r w:rsidR="004E08E0" w:rsidRPr="006E70C4">
          <w:rPr>
            <w:rStyle w:val="Hyperlink"/>
            <w:rFonts w:cs="B Mitra"/>
            <w:b/>
            <w:bCs/>
          </w:rPr>
          <w:t>Yanfang</w:t>
        </w:r>
        <w:proofErr w:type="spellEnd"/>
        <w:r w:rsidR="004E08E0" w:rsidRPr="006E70C4">
          <w:rPr>
            <w:rStyle w:val="Hyperlink"/>
            <w:rFonts w:cs="B Mitra"/>
            <w:b/>
            <w:bCs/>
          </w:rPr>
          <w:t xml:space="preserve"> Ye. (2021). Heterogeneous Graph Attention Network.</w:t>
        </w:r>
      </w:hyperlink>
      <w:r w:rsidR="004E08E0" w:rsidRPr="006E70C4">
        <w:rPr>
          <w:rFonts w:cs="B Mitra"/>
          <w:b/>
          <w:bCs/>
          <w:color w:val="000000" w:themeColor="text1"/>
        </w:rPr>
        <w:t xml:space="preserve"> </w:t>
      </w:r>
    </w:p>
    <w:p w14:paraId="1295C57F" w14:textId="22DACFD9" w:rsidR="004E08E0" w:rsidRDefault="00E23C26" w:rsidP="004E08E0">
      <w:pPr>
        <w:bidi/>
        <w:rPr>
          <w:rFonts w:cs="B Nazanin"/>
          <w:b/>
          <w:bCs/>
          <w:sz w:val="32"/>
          <w:szCs w:val="32"/>
          <w:rtl/>
          <w:lang w:bidi="fa-IR"/>
        </w:rPr>
      </w:pPr>
      <w:r>
        <w:rPr>
          <w:rFonts w:cs="B Nazanin"/>
          <w:b/>
          <w:bCs/>
          <w:sz w:val="32"/>
          <w:szCs w:val="32"/>
          <w:lang w:bidi="fa-IR"/>
        </w:rPr>
        <w:br/>
      </w:r>
    </w:p>
    <w:p w14:paraId="06D3D566" w14:textId="77777777" w:rsidR="00AD1828" w:rsidRDefault="004E08E0" w:rsidP="00AD1828">
      <w:pPr>
        <w:bidi/>
        <w:jc w:val="center"/>
        <w:rPr>
          <w:rFonts w:cs="B Nazanin"/>
          <w:b/>
          <w:bCs/>
          <w:rtl/>
          <w:lang w:bidi="fa-IR"/>
        </w:rPr>
      </w:pPr>
      <w:r>
        <w:rPr>
          <w:rFonts w:cs="B Nazanin" w:hint="cs"/>
          <w:b/>
          <w:bCs/>
          <w:rtl/>
          <w:lang w:bidi="fa-IR"/>
        </w:rPr>
        <w:t>دانشگاه علم و صنعت ایران</w:t>
      </w:r>
      <w:r>
        <w:rPr>
          <w:rFonts w:cs="B Nazanin"/>
          <w:b/>
          <w:bCs/>
          <w:rtl/>
          <w:lang w:bidi="fa-IR"/>
        </w:rPr>
        <w:br/>
      </w:r>
      <w:r w:rsidRPr="004E08E0">
        <w:rPr>
          <w:rFonts w:cs="B Nazanin" w:hint="cs"/>
          <w:b/>
          <w:bCs/>
          <w:rtl/>
          <w:lang w:bidi="fa-IR"/>
        </w:rPr>
        <w:t xml:space="preserve">زمستان 1399 </w:t>
      </w:r>
      <w:r w:rsidRPr="004E08E0">
        <w:rPr>
          <w:rFonts w:ascii="Arial" w:hAnsi="Arial" w:cs="Arial" w:hint="cs"/>
          <w:b/>
          <w:bCs/>
          <w:rtl/>
          <w:lang w:bidi="fa-IR"/>
        </w:rPr>
        <w:t>–</w:t>
      </w:r>
      <w:r w:rsidRPr="004E08E0">
        <w:rPr>
          <w:rFonts w:cs="B Nazanin" w:hint="cs"/>
          <w:b/>
          <w:bCs/>
          <w:rtl/>
          <w:lang w:bidi="fa-IR"/>
        </w:rPr>
        <w:t xml:space="preserve"> بهار 1400</w:t>
      </w:r>
    </w:p>
    <w:p w14:paraId="6AAF9CCC" w14:textId="66FCAF09" w:rsidR="00D46868" w:rsidRPr="00AD1828" w:rsidRDefault="00D46868" w:rsidP="00AD1828">
      <w:pPr>
        <w:bidi/>
        <w:jc w:val="center"/>
        <w:rPr>
          <w:rFonts w:cs="B Nazanin"/>
          <w:b/>
          <w:bCs/>
          <w:rtl/>
          <w:lang w:bidi="fa-IR"/>
        </w:rPr>
      </w:pPr>
      <w:r w:rsidRPr="00D46868">
        <w:rPr>
          <w:rFonts w:cs="B Nazanin" w:hint="cs"/>
          <w:b/>
          <w:bCs/>
          <w:sz w:val="36"/>
          <w:szCs w:val="36"/>
          <w:rtl/>
          <w:lang w:bidi="fa-IR"/>
        </w:rPr>
        <w:lastRenderedPageBreak/>
        <w:t>فهرست مطالب</w:t>
      </w:r>
    </w:p>
    <w:p w14:paraId="092E6E45" w14:textId="16CB8AC8" w:rsidR="00D46868" w:rsidRPr="009C0BA1" w:rsidRDefault="00D46868" w:rsidP="00D46868">
      <w:pPr>
        <w:tabs>
          <w:tab w:val="left" w:pos="90"/>
          <w:tab w:val="right" w:pos="9180"/>
        </w:tabs>
        <w:bidi/>
        <w:rPr>
          <w:rFonts w:cs="B Nazanin"/>
          <w:b/>
          <w:bCs/>
          <w:sz w:val="32"/>
          <w:szCs w:val="32"/>
          <w:rtl/>
          <w:lang w:bidi="fa-IR"/>
        </w:rPr>
      </w:pPr>
      <w:r w:rsidRPr="009C0BA1">
        <w:rPr>
          <w:rFonts w:cs="B Nazanin" w:hint="cs"/>
          <w:b/>
          <w:bCs/>
          <w:sz w:val="32"/>
          <w:szCs w:val="32"/>
          <w:rtl/>
          <w:lang w:bidi="fa-IR"/>
        </w:rPr>
        <w:t>عنوان</w:t>
      </w:r>
      <w:r w:rsidRPr="009C0BA1">
        <w:rPr>
          <w:rFonts w:cs="B Nazanin"/>
          <w:b/>
          <w:bCs/>
          <w:sz w:val="32"/>
          <w:szCs w:val="32"/>
          <w:rtl/>
          <w:lang w:bidi="fa-IR"/>
        </w:rPr>
        <w:tab/>
      </w:r>
      <w:r w:rsidRPr="009C0BA1">
        <w:rPr>
          <w:rFonts w:cs="B Nazanin" w:hint="cs"/>
          <w:b/>
          <w:bCs/>
          <w:sz w:val="32"/>
          <w:szCs w:val="32"/>
          <w:rtl/>
          <w:lang w:bidi="fa-IR"/>
        </w:rPr>
        <w:t>صفحه</w:t>
      </w:r>
    </w:p>
    <w:p w14:paraId="1997C8AA" w14:textId="474CA347" w:rsidR="00D46868" w:rsidRPr="009C0BA1" w:rsidRDefault="00255F20" w:rsidP="00D46868">
      <w:pPr>
        <w:tabs>
          <w:tab w:val="left" w:pos="90"/>
          <w:tab w:val="right" w:pos="9180"/>
        </w:tabs>
        <w:bidi/>
        <w:rPr>
          <w:rFonts w:cs="B Nazanin"/>
          <w:color w:val="002060"/>
          <w:sz w:val="32"/>
          <w:szCs w:val="32"/>
          <w:rtl/>
          <w:lang w:bidi="fa-IR"/>
        </w:rPr>
      </w:pPr>
      <w:hyperlink w:anchor="GAT" w:history="1">
        <w:r w:rsidR="00D46868" w:rsidRPr="009C0BA1">
          <w:rPr>
            <w:rStyle w:val="Hyperlink"/>
            <w:rFonts w:cs="B Nazanin" w:hint="cs"/>
            <w:color w:val="002060"/>
            <w:sz w:val="32"/>
            <w:szCs w:val="32"/>
            <w:u w:val="none"/>
            <w:rtl/>
            <w:lang w:bidi="fa-IR"/>
          </w:rPr>
          <w:t>1) شبکه‌های توجه گرافی</w:t>
        </w:r>
        <w:r w:rsidR="00D46868" w:rsidRPr="009C0BA1">
          <w:rPr>
            <w:rStyle w:val="Hyperlink"/>
            <w:rFonts w:cs="B Nazanin"/>
            <w:color w:val="002060"/>
            <w:sz w:val="32"/>
            <w:szCs w:val="32"/>
            <w:u w:val="none"/>
            <w:rtl/>
            <w:lang w:bidi="fa-IR"/>
          </w:rPr>
          <w:tab/>
        </w:r>
        <w:r w:rsidR="00D46868" w:rsidRPr="009C0BA1">
          <w:rPr>
            <w:rStyle w:val="Hyperlink"/>
            <w:rFonts w:cs="B Nazanin" w:hint="cs"/>
            <w:color w:val="002060"/>
            <w:sz w:val="32"/>
            <w:szCs w:val="32"/>
            <w:u w:val="none"/>
            <w:rtl/>
            <w:lang w:bidi="fa-IR"/>
          </w:rPr>
          <w:t>1</w:t>
        </w:r>
      </w:hyperlink>
    </w:p>
    <w:p w14:paraId="5D6F659A" w14:textId="228F4FEC" w:rsidR="00D46868" w:rsidRPr="009C0BA1" w:rsidRDefault="00255F20" w:rsidP="00705DF2">
      <w:pPr>
        <w:tabs>
          <w:tab w:val="left" w:pos="90"/>
          <w:tab w:val="right" w:pos="9180"/>
        </w:tabs>
        <w:bidi/>
        <w:ind w:left="360"/>
        <w:rPr>
          <w:rFonts w:cs="B Nazanin"/>
          <w:color w:val="002060"/>
          <w:sz w:val="32"/>
          <w:szCs w:val="32"/>
          <w:rtl/>
          <w:lang w:bidi="fa-IR"/>
        </w:rPr>
      </w:pPr>
      <w:hyperlink w:anchor="GAT_Architecture" w:history="1">
        <w:r w:rsidR="00D46868" w:rsidRPr="009C0BA1">
          <w:rPr>
            <w:rStyle w:val="Hyperlink"/>
            <w:rFonts w:cs="B Nazanin" w:hint="cs"/>
            <w:color w:val="002060"/>
            <w:sz w:val="32"/>
            <w:szCs w:val="32"/>
            <w:u w:val="none"/>
            <w:rtl/>
            <w:lang w:bidi="fa-IR"/>
          </w:rPr>
          <w:t>1.1) معماری لایه</w:t>
        </w:r>
        <w:r w:rsidR="00705DF2" w:rsidRPr="009C0BA1">
          <w:rPr>
            <w:rStyle w:val="Hyperlink"/>
            <w:rFonts w:cs="B Nazanin"/>
            <w:color w:val="002060"/>
            <w:sz w:val="32"/>
            <w:szCs w:val="32"/>
            <w:u w:val="none"/>
            <w:rtl/>
            <w:lang w:bidi="fa-IR"/>
          </w:rPr>
          <w:tab/>
        </w:r>
        <w:r w:rsidR="00705DF2" w:rsidRPr="009C0BA1">
          <w:rPr>
            <w:rStyle w:val="Hyperlink"/>
            <w:rFonts w:cs="B Nazanin" w:hint="cs"/>
            <w:color w:val="002060"/>
            <w:sz w:val="32"/>
            <w:szCs w:val="32"/>
            <w:u w:val="none"/>
            <w:rtl/>
            <w:lang w:bidi="fa-IR"/>
          </w:rPr>
          <w:t>1</w:t>
        </w:r>
      </w:hyperlink>
    </w:p>
    <w:p w14:paraId="160D017C" w14:textId="7A09024C" w:rsidR="00705DF2" w:rsidRPr="009C0BA1" w:rsidRDefault="00255F20" w:rsidP="00705DF2">
      <w:pPr>
        <w:tabs>
          <w:tab w:val="left" w:pos="90"/>
          <w:tab w:val="right" w:pos="9180"/>
        </w:tabs>
        <w:bidi/>
        <w:ind w:left="360"/>
        <w:rPr>
          <w:rFonts w:cs="B Nazanin"/>
          <w:color w:val="002060"/>
          <w:sz w:val="32"/>
          <w:szCs w:val="32"/>
          <w:rtl/>
          <w:lang w:bidi="fa-IR"/>
        </w:rPr>
      </w:pPr>
      <w:hyperlink w:anchor="GAT_Comparisons" w:history="1">
        <w:r w:rsidR="00D46868" w:rsidRPr="009C0BA1">
          <w:rPr>
            <w:rStyle w:val="Hyperlink"/>
            <w:rFonts w:cs="B Nazanin" w:hint="cs"/>
            <w:color w:val="002060"/>
            <w:sz w:val="32"/>
            <w:szCs w:val="32"/>
            <w:u w:val="none"/>
            <w:rtl/>
            <w:lang w:bidi="fa-IR"/>
          </w:rPr>
          <w:t>1.2) تحلیل و مقایسۀ مدل</w:t>
        </w:r>
        <w:r w:rsidR="00705DF2" w:rsidRPr="009C0BA1">
          <w:rPr>
            <w:rStyle w:val="Hyperlink"/>
            <w:rFonts w:cs="B Nazanin"/>
            <w:color w:val="002060"/>
            <w:sz w:val="32"/>
            <w:szCs w:val="32"/>
            <w:u w:val="none"/>
            <w:rtl/>
            <w:lang w:bidi="fa-IR"/>
          </w:rPr>
          <w:tab/>
        </w:r>
        <w:r w:rsidR="00705DF2" w:rsidRPr="009C0BA1">
          <w:rPr>
            <w:rStyle w:val="Hyperlink"/>
            <w:rFonts w:cs="B Nazanin" w:hint="cs"/>
            <w:color w:val="002060"/>
            <w:sz w:val="32"/>
            <w:szCs w:val="32"/>
            <w:u w:val="none"/>
            <w:rtl/>
            <w:lang w:bidi="fa-IR"/>
          </w:rPr>
          <w:t>4</w:t>
        </w:r>
      </w:hyperlink>
    </w:p>
    <w:p w14:paraId="77924676" w14:textId="188E106D" w:rsidR="00705DF2" w:rsidRPr="009C0BA1" w:rsidRDefault="00255F20" w:rsidP="00705DF2">
      <w:pPr>
        <w:tabs>
          <w:tab w:val="left" w:pos="90"/>
          <w:tab w:val="right" w:pos="9180"/>
        </w:tabs>
        <w:bidi/>
        <w:ind w:left="360"/>
        <w:rPr>
          <w:rFonts w:cs="B Nazanin"/>
          <w:color w:val="002060"/>
          <w:sz w:val="32"/>
          <w:szCs w:val="32"/>
          <w:rtl/>
          <w:lang w:bidi="fa-IR"/>
        </w:rPr>
      </w:pPr>
      <w:hyperlink w:anchor="GAT_Datasets" w:history="1">
        <w:r w:rsidR="00705DF2" w:rsidRPr="009C0BA1">
          <w:rPr>
            <w:rStyle w:val="Hyperlink"/>
            <w:rFonts w:cs="B Nazanin" w:hint="cs"/>
            <w:color w:val="002060"/>
            <w:sz w:val="32"/>
            <w:szCs w:val="32"/>
            <w:u w:val="none"/>
            <w:rtl/>
            <w:lang w:bidi="fa-IR"/>
          </w:rPr>
          <w:t>1.3)</w:t>
        </w:r>
        <w:r w:rsidR="00580054" w:rsidRPr="009C0BA1">
          <w:rPr>
            <w:rStyle w:val="Hyperlink"/>
            <w:rFonts w:cs="B Nazanin" w:hint="cs"/>
            <w:color w:val="002060"/>
            <w:sz w:val="32"/>
            <w:szCs w:val="32"/>
            <w:u w:val="none"/>
            <w:rtl/>
            <w:lang w:bidi="fa-IR"/>
          </w:rPr>
          <w:t xml:space="preserve"> مجموعه داده‌ها</w:t>
        </w:r>
        <w:r w:rsidR="00671C24" w:rsidRPr="009C0BA1">
          <w:rPr>
            <w:rStyle w:val="Hyperlink"/>
            <w:rFonts w:cs="B Nazanin"/>
            <w:color w:val="002060"/>
            <w:sz w:val="32"/>
            <w:szCs w:val="32"/>
            <w:u w:val="none"/>
            <w:rtl/>
            <w:lang w:bidi="fa-IR"/>
          </w:rPr>
          <w:tab/>
        </w:r>
        <w:r w:rsidR="00671C24" w:rsidRPr="009C0BA1">
          <w:rPr>
            <w:rStyle w:val="Hyperlink"/>
            <w:rFonts w:cs="B Nazanin" w:hint="cs"/>
            <w:color w:val="002060"/>
            <w:sz w:val="32"/>
            <w:szCs w:val="32"/>
            <w:u w:val="none"/>
            <w:rtl/>
            <w:lang w:bidi="fa-IR"/>
          </w:rPr>
          <w:t>6</w:t>
        </w:r>
      </w:hyperlink>
    </w:p>
    <w:p w14:paraId="67543EB7" w14:textId="01A9B022" w:rsidR="00705DF2" w:rsidRPr="009C0BA1" w:rsidRDefault="00255F20" w:rsidP="00705DF2">
      <w:pPr>
        <w:tabs>
          <w:tab w:val="left" w:pos="90"/>
          <w:tab w:val="right" w:pos="9180"/>
        </w:tabs>
        <w:bidi/>
        <w:ind w:left="360"/>
        <w:rPr>
          <w:rFonts w:cs="B Nazanin"/>
          <w:color w:val="002060"/>
          <w:sz w:val="32"/>
          <w:szCs w:val="32"/>
          <w:lang w:bidi="fa-IR"/>
        </w:rPr>
      </w:pPr>
      <w:hyperlink w:anchor="GAT_Results" w:history="1">
        <w:r w:rsidR="00705DF2" w:rsidRPr="009C0BA1">
          <w:rPr>
            <w:rStyle w:val="Hyperlink"/>
            <w:rFonts w:cs="B Nazanin" w:hint="cs"/>
            <w:color w:val="002060"/>
            <w:sz w:val="32"/>
            <w:szCs w:val="32"/>
            <w:u w:val="none"/>
            <w:rtl/>
            <w:lang w:bidi="fa-IR"/>
          </w:rPr>
          <w:t>1.4)</w:t>
        </w:r>
        <w:r w:rsidR="00580054" w:rsidRPr="009C0BA1">
          <w:rPr>
            <w:rStyle w:val="Hyperlink"/>
            <w:rFonts w:cs="B Nazanin" w:hint="cs"/>
            <w:color w:val="002060"/>
            <w:sz w:val="32"/>
            <w:szCs w:val="32"/>
            <w:u w:val="none"/>
            <w:rtl/>
            <w:lang w:bidi="fa-IR"/>
          </w:rPr>
          <w:t xml:space="preserve"> نتایج</w:t>
        </w:r>
        <w:r w:rsidR="00671C24" w:rsidRPr="009C0BA1">
          <w:rPr>
            <w:rStyle w:val="Hyperlink"/>
            <w:rFonts w:cs="B Nazanin"/>
            <w:color w:val="002060"/>
            <w:sz w:val="32"/>
            <w:szCs w:val="32"/>
            <w:u w:val="none"/>
            <w:rtl/>
            <w:lang w:bidi="fa-IR"/>
          </w:rPr>
          <w:tab/>
        </w:r>
        <w:r w:rsidR="00671C24" w:rsidRPr="009C0BA1">
          <w:rPr>
            <w:rStyle w:val="Hyperlink"/>
            <w:rFonts w:cs="B Nazanin" w:hint="cs"/>
            <w:color w:val="002060"/>
            <w:sz w:val="32"/>
            <w:szCs w:val="32"/>
            <w:u w:val="none"/>
            <w:rtl/>
            <w:lang w:bidi="fa-IR"/>
          </w:rPr>
          <w:t>7</w:t>
        </w:r>
      </w:hyperlink>
    </w:p>
    <w:p w14:paraId="4EC1A821" w14:textId="177509E3" w:rsidR="00705DF2" w:rsidRPr="009C0BA1" w:rsidRDefault="00255F20" w:rsidP="00705DF2">
      <w:pPr>
        <w:tabs>
          <w:tab w:val="left" w:pos="90"/>
          <w:tab w:val="right" w:pos="9180"/>
        </w:tabs>
        <w:bidi/>
        <w:rPr>
          <w:rFonts w:cs="B Nazanin"/>
          <w:color w:val="002060"/>
          <w:sz w:val="32"/>
          <w:szCs w:val="32"/>
          <w:rtl/>
          <w:lang w:bidi="fa-IR"/>
        </w:rPr>
      </w:pPr>
      <w:hyperlink w:anchor="HAN" w:history="1">
        <w:r w:rsidR="00705DF2" w:rsidRPr="009C0BA1">
          <w:rPr>
            <w:rStyle w:val="Hyperlink"/>
            <w:rFonts w:cs="B Nazanin" w:hint="cs"/>
            <w:color w:val="002060"/>
            <w:sz w:val="32"/>
            <w:szCs w:val="32"/>
            <w:u w:val="none"/>
            <w:rtl/>
            <w:lang w:bidi="fa-IR"/>
          </w:rPr>
          <w:t>2)</w:t>
        </w:r>
        <w:r w:rsidR="00580054" w:rsidRPr="009C0BA1">
          <w:rPr>
            <w:rStyle w:val="Hyperlink"/>
            <w:rFonts w:cs="B Nazanin" w:hint="cs"/>
            <w:color w:val="002060"/>
            <w:sz w:val="32"/>
            <w:szCs w:val="32"/>
            <w:u w:val="none"/>
            <w:rtl/>
            <w:lang w:bidi="fa-IR"/>
          </w:rPr>
          <w:t xml:space="preserve"> شبکه توجه گرافی نامتجانس</w:t>
        </w:r>
        <w:r w:rsidR="00671C24" w:rsidRPr="009C0BA1">
          <w:rPr>
            <w:rStyle w:val="Hyperlink"/>
            <w:rFonts w:cs="B Nazanin"/>
            <w:color w:val="002060"/>
            <w:sz w:val="32"/>
            <w:szCs w:val="32"/>
            <w:u w:val="none"/>
            <w:rtl/>
            <w:lang w:bidi="fa-IR"/>
          </w:rPr>
          <w:tab/>
        </w:r>
        <w:r w:rsidR="00671C24" w:rsidRPr="009C0BA1">
          <w:rPr>
            <w:rStyle w:val="Hyperlink"/>
            <w:rFonts w:cs="B Nazanin" w:hint="cs"/>
            <w:color w:val="002060"/>
            <w:sz w:val="32"/>
            <w:szCs w:val="32"/>
            <w:u w:val="none"/>
            <w:rtl/>
            <w:lang w:bidi="fa-IR"/>
          </w:rPr>
          <w:t>10</w:t>
        </w:r>
      </w:hyperlink>
    </w:p>
    <w:p w14:paraId="6DFC208E" w14:textId="33B803BA" w:rsidR="007709DA" w:rsidRPr="009C0BA1" w:rsidRDefault="00255F20" w:rsidP="007709DA">
      <w:pPr>
        <w:tabs>
          <w:tab w:val="left" w:pos="90"/>
          <w:tab w:val="right" w:pos="9180"/>
        </w:tabs>
        <w:bidi/>
        <w:ind w:left="270"/>
        <w:rPr>
          <w:rFonts w:cs="B Nazanin"/>
          <w:color w:val="002060"/>
          <w:sz w:val="32"/>
          <w:szCs w:val="32"/>
          <w:rtl/>
          <w:lang w:bidi="fa-IR"/>
        </w:rPr>
      </w:pPr>
      <w:hyperlink w:anchor="HAN_Architecture" w:history="1">
        <w:r w:rsidR="007709DA" w:rsidRPr="009C0BA1">
          <w:rPr>
            <w:rStyle w:val="Hyperlink"/>
            <w:rFonts w:cs="B Nazanin" w:hint="cs"/>
            <w:color w:val="002060"/>
            <w:sz w:val="32"/>
            <w:szCs w:val="32"/>
            <w:u w:val="none"/>
            <w:rtl/>
            <w:lang w:bidi="fa-IR"/>
          </w:rPr>
          <w:t>2.1) مدل پیشنهادی</w:t>
        </w:r>
        <w:r w:rsidR="007709DA" w:rsidRPr="009C0BA1">
          <w:rPr>
            <w:rStyle w:val="Hyperlink"/>
            <w:rFonts w:cs="B Nazanin"/>
            <w:color w:val="002060"/>
            <w:sz w:val="32"/>
            <w:szCs w:val="32"/>
            <w:u w:val="none"/>
            <w:rtl/>
            <w:lang w:bidi="fa-IR"/>
          </w:rPr>
          <w:tab/>
        </w:r>
        <w:r w:rsidR="007709DA" w:rsidRPr="009C0BA1">
          <w:rPr>
            <w:rStyle w:val="Hyperlink"/>
            <w:rFonts w:cs="B Nazanin" w:hint="cs"/>
            <w:color w:val="002060"/>
            <w:sz w:val="32"/>
            <w:szCs w:val="32"/>
            <w:u w:val="none"/>
            <w:rtl/>
            <w:lang w:bidi="fa-IR"/>
          </w:rPr>
          <w:t>12</w:t>
        </w:r>
      </w:hyperlink>
    </w:p>
    <w:p w14:paraId="40467277" w14:textId="1B942B81" w:rsidR="007709DA" w:rsidRPr="009C0BA1" w:rsidRDefault="00255F20" w:rsidP="007709DA">
      <w:pPr>
        <w:tabs>
          <w:tab w:val="left" w:pos="90"/>
          <w:tab w:val="right" w:pos="9180"/>
        </w:tabs>
        <w:bidi/>
        <w:ind w:left="720"/>
        <w:rPr>
          <w:rFonts w:cs="B Nazanin"/>
          <w:color w:val="002060"/>
          <w:sz w:val="32"/>
          <w:szCs w:val="32"/>
          <w:rtl/>
          <w:lang w:bidi="fa-IR"/>
        </w:rPr>
      </w:pPr>
      <w:hyperlink w:anchor="HAN_NodeAttention" w:history="1">
        <w:r w:rsidR="007709DA" w:rsidRPr="009C0BA1">
          <w:rPr>
            <w:rStyle w:val="Hyperlink"/>
            <w:rFonts w:cs="B Nazanin" w:hint="cs"/>
            <w:color w:val="002060"/>
            <w:sz w:val="32"/>
            <w:szCs w:val="32"/>
            <w:u w:val="none"/>
            <w:rtl/>
            <w:lang w:bidi="fa-IR"/>
          </w:rPr>
          <w:t>2.1.1) محاسبۀ توجه در سطح گره</w:t>
        </w:r>
        <w:r w:rsidR="007709DA" w:rsidRPr="009C0BA1">
          <w:rPr>
            <w:rStyle w:val="Hyperlink"/>
            <w:rFonts w:cs="B Nazanin"/>
            <w:color w:val="002060"/>
            <w:sz w:val="32"/>
            <w:szCs w:val="32"/>
            <w:u w:val="none"/>
            <w:rtl/>
            <w:lang w:bidi="fa-IR"/>
          </w:rPr>
          <w:tab/>
        </w:r>
        <w:r w:rsidR="007709DA" w:rsidRPr="009C0BA1">
          <w:rPr>
            <w:rStyle w:val="Hyperlink"/>
            <w:rFonts w:cs="B Nazanin" w:hint="cs"/>
            <w:color w:val="002060"/>
            <w:sz w:val="32"/>
            <w:szCs w:val="32"/>
            <w:u w:val="none"/>
            <w:rtl/>
            <w:lang w:bidi="fa-IR"/>
          </w:rPr>
          <w:t>13</w:t>
        </w:r>
      </w:hyperlink>
    </w:p>
    <w:p w14:paraId="4D94979C" w14:textId="7C7775A3" w:rsidR="007709DA" w:rsidRPr="009C0BA1" w:rsidRDefault="00255F20" w:rsidP="007709DA">
      <w:pPr>
        <w:tabs>
          <w:tab w:val="left" w:pos="90"/>
          <w:tab w:val="right" w:pos="9180"/>
        </w:tabs>
        <w:bidi/>
        <w:ind w:left="720"/>
        <w:rPr>
          <w:rFonts w:cs="B Nazanin"/>
          <w:color w:val="002060"/>
          <w:sz w:val="32"/>
          <w:szCs w:val="32"/>
          <w:rtl/>
          <w:lang w:bidi="fa-IR"/>
        </w:rPr>
      </w:pPr>
      <w:hyperlink w:anchor="HAN_SemanticAttention" w:history="1">
        <w:r w:rsidR="007709DA" w:rsidRPr="009C0BA1">
          <w:rPr>
            <w:rStyle w:val="Hyperlink"/>
            <w:rFonts w:cs="B Nazanin" w:hint="cs"/>
            <w:color w:val="002060"/>
            <w:sz w:val="32"/>
            <w:szCs w:val="32"/>
            <w:u w:val="none"/>
            <w:rtl/>
            <w:lang w:bidi="fa-IR"/>
          </w:rPr>
          <w:t>2.1.2) محاسبۀ توجه در سطح معنایی</w:t>
        </w:r>
        <w:r w:rsidR="007709DA" w:rsidRPr="009C0BA1">
          <w:rPr>
            <w:rStyle w:val="Hyperlink"/>
            <w:rFonts w:cs="B Nazanin"/>
            <w:color w:val="002060"/>
            <w:sz w:val="32"/>
            <w:szCs w:val="32"/>
            <w:u w:val="none"/>
            <w:rtl/>
            <w:lang w:bidi="fa-IR"/>
          </w:rPr>
          <w:tab/>
        </w:r>
        <w:r w:rsidR="007709DA" w:rsidRPr="009C0BA1">
          <w:rPr>
            <w:rStyle w:val="Hyperlink"/>
            <w:rFonts w:cs="B Nazanin" w:hint="cs"/>
            <w:color w:val="002060"/>
            <w:sz w:val="32"/>
            <w:szCs w:val="32"/>
            <w:u w:val="none"/>
            <w:rtl/>
            <w:lang w:bidi="fa-IR"/>
          </w:rPr>
          <w:t>15</w:t>
        </w:r>
      </w:hyperlink>
    </w:p>
    <w:p w14:paraId="1D96DBF8" w14:textId="16F9CAB4" w:rsidR="007709DA" w:rsidRPr="009C0BA1" w:rsidRDefault="00255F20" w:rsidP="007709DA">
      <w:pPr>
        <w:tabs>
          <w:tab w:val="left" w:pos="90"/>
          <w:tab w:val="right" w:pos="9180"/>
        </w:tabs>
        <w:bidi/>
        <w:ind w:left="270"/>
        <w:rPr>
          <w:rFonts w:cs="B Nazanin"/>
          <w:color w:val="002060"/>
          <w:sz w:val="32"/>
          <w:szCs w:val="32"/>
          <w:rtl/>
          <w:lang w:bidi="fa-IR"/>
        </w:rPr>
      </w:pPr>
      <w:hyperlink w:anchor="HAN_Comparisons" w:history="1">
        <w:r w:rsidR="007709DA" w:rsidRPr="009C0BA1">
          <w:rPr>
            <w:rStyle w:val="Hyperlink"/>
            <w:rFonts w:cs="B Nazanin" w:hint="cs"/>
            <w:color w:val="002060"/>
            <w:sz w:val="32"/>
            <w:szCs w:val="32"/>
            <w:u w:val="none"/>
            <w:rtl/>
            <w:lang w:bidi="fa-IR"/>
          </w:rPr>
          <w:t>2.2) تجزیه و تحلیل مدل پیشنهادی</w:t>
        </w:r>
        <w:r w:rsidR="007709DA" w:rsidRPr="009C0BA1">
          <w:rPr>
            <w:rStyle w:val="Hyperlink"/>
            <w:rFonts w:cs="B Nazanin"/>
            <w:color w:val="002060"/>
            <w:sz w:val="32"/>
            <w:szCs w:val="32"/>
            <w:u w:val="none"/>
            <w:rtl/>
            <w:lang w:bidi="fa-IR"/>
          </w:rPr>
          <w:tab/>
        </w:r>
        <w:r w:rsidR="007709DA" w:rsidRPr="009C0BA1">
          <w:rPr>
            <w:rStyle w:val="Hyperlink"/>
            <w:rFonts w:cs="B Nazanin" w:hint="cs"/>
            <w:color w:val="002060"/>
            <w:sz w:val="32"/>
            <w:szCs w:val="32"/>
            <w:u w:val="none"/>
            <w:rtl/>
            <w:lang w:bidi="fa-IR"/>
          </w:rPr>
          <w:t>17</w:t>
        </w:r>
      </w:hyperlink>
    </w:p>
    <w:p w14:paraId="2199EED6" w14:textId="34142294" w:rsidR="007709DA" w:rsidRDefault="00255F20" w:rsidP="007709DA">
      <w:pPr>
        <w:tabs>
          <w:tab w:val="left" w:pos="90"/>
          <w:tab w:val="right" w:pos="9180"/>
        </w:tabs>
        <w:bidi/>
        <w:ind w:left="270"/>
        <w:rPr>
          <w:rFonts w:cs="B Nazanin"/>
          <w:sz w:val="32"/>
          <w:szCs w:val="32"/>
          <w:rtl/>
          <w:lang w:bidi="fa-IR"/>
        </w:rPr>
        <w:sectPr w:rsidR="007709DA" w:rsidSect="00AD1828">
          <w:footerReference w:type="default" r:id="rId10"/>
          <w:pgSz w:w="12240" w:h="15840"/>
          <w:pgMar w:top="1440" w:right="1440" w:bottom="1440" w:left="1440" w:header="720" w:footer="576" w:gutter="0"/>
          <w:pgNumType w:start="1"/>
          <w:cols w:space="720"/>
          <w:titlePg/>
          <w:docGrid w:linePitch="360"/>
          <w15:footnoteColumns w:val="2"/>
        </w:sectPr>
      </w:pPr>
      <w:hyperlink w:anchor="HAN_Results" w:history="1">
        <w:r w:rsidR="00705DF2" w:rsidRPr="009C0BA1">
          <w:rPr>
            <w:rStyle w:val="Hyperlink"/>
            <w:rFonts w:cs="B Nazanin" w:hint="cs"/>
            <w:color w:val="002060"/>
            <w:sz w:val="32"/>
            <w:szCs w:val="32"/>
            <w:u w:val="none"/>
            <w:rtl/>
            <w:lang w:bidi="fa-IR"/>
          </w:rPr>
          <w:t>2.</w:t>
        </w:r>
        <w:r w:rsidR="007709DA" w:rsidRPr="009C0BA1">
          <w:rPr>
            <w:rStyle w:val="Hyperlink"/>
            <w:rFonts w:cs="B Nazanin" w:hint="cs"/>
            <w:color w:val="002060"/>
            <w:sz w:val="32"/>
            <w:szCs w:val="32"/>
            <w:u w:val="none"/>
            <w:rtl/>
            <w:lang w:bidi="fa-IR"/>
          </w:rPr>
          <w:t>3) مجموعه داده‌ها و نتایج</w:t>
        </w:r>
        <w:r w:rsidR="007709DA" w:rsidRPr="009C0BA1">
          <w:rPr>
            <w:rStyle w:val="Hyperlink"/>
            <w:rFonts w:cs="B Nazanin"/>
            <w:color w:val="002060"/>
            <w:sz w:val="32"/>
            <w:szCs w:val="32"/>
            <w:u w:val="none"/>
            <w:rtl/>
            <w:lang w:bidi="fa-IR"/>
          </w:rPr>
          <w:tab/>
        </w:r>
        <w:r w:rsidR="007709DA" w:rsidRPr="009C0BA1">
          <w:rPr>
            <w:rStyle w:val="Hyperlink"/>
            <w:rFonts w:cs="B Nazanin" w:hint="cs"/>
            <w:color w:val="002060"/>
            <w:sz w:val="32"/>
            <w:szCs w:val="32"/>
            <w:u w:val="none"/>
            <w:rtl/>
            <w:lang w:bidi="fa-IR"/>
          </w:rPr>
          <w:t>18</w:t>
        </w:r>
      </w:hyperlink>
    </w:p>
    <w:p w14:paraId="7E2483BB" w14:textId="2C16A5DD" w:rsidR="00B4535B" w:rsidRPr="00044785" w:rsidRDefault="00C638A9" w:rsidP="00705DF2">
      <w:pPr>
        <w:bidi/>
        <w:jc w:val="center"/>
        <w:rPr>
          <w:rFonts w:cs="B Nazanin"/>
          <w:b/>
          <w:bCs/>
          <w:sz w:val="32"/>
          <w:szCs w:val="32"/>
          <w:rtl/>
          <w:lang w:bidi="fa-IR"/>
        </w:rPr>
      </w:pPr>
      <w:bookmarkStart w:id="0" w:name="GAT"/>
      <w:r>
        <w:rPr>
          <w:rFonts w:cs="B Nazanin" w:hint="cs"/>
          <w:b/>
          <w:bCs/>
          <w:sz w:val="32"/>
          <w:szCs w:val="32"/>
          <w:rtl/>
          <w:lang w:bidi="fa-IR"/>
        </w:rPr>
        <w:lastRenderedPageBreak/>
        <w:t xml:space="preserve">1) </w:t>
      </w:r>
      <w:r w:rsidR="00044785" w:rsidRPr="00044785">
        <w:rPr>
          <w:rFonts w:cs="B Nazanin" w:hint="cs"/>
          <w:b/>
          <w:bCs/>
          <w:sz w:val="32"/>
          <w:szCs w:val="32"/>
          <w:rtl/>
          <w:lang w:bidi="fa-IR"/>
        </w:rPr>
        <w:t>شبکه‌های توجه گرافی</w:t>
      </w:r>
      <w:r w:rsidR="00044785" w:rsidRPr="00044785">
        <w:rPr>
          <w:rStyle w:val="FootnoteReference"/>
          <w:rFonts w:cs="B Nazanin"/>
          <w:b/>
          <w:bCs/>
          <w:sz w:val="32"/>
          <w:szCs w:val="32"/>
          <w:rtl/>
          <w:lang w:bidi="fa-IR"/>
        </w:rPr>
        <w:footnoteReference w:id="1"/>
      </w:r>
    </w:p>
    <w:bookmarkEnd w:id="0"/>
    <w:p w14:paraId="0C756AD9" w14:textId="0527575A" w:rsidR="00C007AB" w:rsidRDefault="002E5C51" w:rsidP="00C007AB">
      <w:pPr>
        <w:bidi/>
        <w:jc w:val="both"/>
        <w:rPr>
          <w:rFonts w:cs="B Nazanin"/>
          <w:sz w:val="28"/>
          <w:szCs w:val="28"/>
          <w:lang w:bidi="fa-IR"/>
        </w:rPr>
      </w:pPr>
      <w:r>
        <w:rPr>
          <w:rFonts w:cs="B Nazanin" w:hint="cs"/>
          <w:sz w:val="28"/>
          <w:szCs w:val="28"/>
          <w:rtl/>
          <w:lang w:bidi="fa-IR"/>
        </w:rPr>
        <w:t>مکانیزم‌های توجه امروزه به یک استاندارد بالفعل</w:t>
      </w:r>
      <w:r w:rsidR="00FE79ED">
        <w:rPr>
          <w:rStyle w:val="FootnoteReference"/>
          <w:rFonts w:cs="B Nazanin"/>
          <w:sz w:val="28"/>
          <w:szCs w:val="28"/>
          <w:rtl/>
          <w:lang w:bidi="fa-IR"/>
        </w:rPr>
        <w:footnoteReference w:id="2"/>
      </w:r>
      <w:r w:rsidR="00FE79ED">
        <w:rPr>
          <w:rFonts w:cs="B Nazanin" w:hint="cs"/>
          <w:sz w:val="28"/>
          <w:szCs w:val="28"/>
          <w:rtl/>
          <w:lang w:bidi="fa-IR"/>
        </w:rPr>
        <w:t xml:space="preserve"> در بسیاری از مسائل ترتیبی تبدیل شده‌اند. یکی از مهم‌ترین مزایای مکانیزم‌های توجه این است</w:t>
      </w:r>
      <w:r w:rsidR="0085339D">
        <w:rPr>
          <w:rFonts w:cs="B Nazanin" w:hint="cs"/>
          <w:sz w:val="28"/>
          <w:szCs w:val="28"/>
          <w:rtl/>
          <w:lang w:bidi="fa-IR"/>
        </w:rPr>
        <w:t xml:space="preserve"> که</w:t>
      </w:r>
      <w:r w:rsidR="00FE79ED">
        <w:rPr>
          <w:rFonts w:cs="B Nazanin" w:hint="cs"/>
          <w:sz w:val="28"/>
          <w:szCs w:val="28"/>
          <w:rtl/>
          <w:lang w:bidi="fa-IR"/>
        </w:rPr>
        <w:t xml:space="preserve"> </w:t>
      </w:r>
      <w:r w:rsidR="00B93326">
        <w:rPr>
          <w:rFonts w:cs="B Nazanin" w:hint="cs"/>
          <w:sz w:val="28"/>
          <w:szCs w:val="28"/>
          <w:rtl/>
          <w:lang w:bidi="fa-IR"/>
        </w:rPr>
        <w:t>می‌توانند بر روی ورودی‌هایی با اندازۀ متغیر عمل کنند و همچنین جهت تصمیم‌گیری</w:t>
      </w:r>
      <w:r w:rsidR="0085339D">
        <w:rPr>
          <w:rFonts w:cs="B Nazanin" w:hint="cs"/>
          <w:sz w:val="28"/>
          <w:szCs w:val="28"/>
          <w:rtl/>
          <w:lang w:bidi="fa-IR"/>
        </w:rPr>
        <w:t>،</w:t>
      </w:r>
      <w:r w:rsidR="00B93326">
        <w:rPr>
          <w:rFonts w:cs="B Nazanin" w:hint="cs"/>
          <w:sz w:val="28"/>
          <w:szCs w:val="28"/>
          <w:rtl/>
          <w:lang w:bidi="fa-IR"/>
        </w:rPr>
        <w:t xml:space="preserve"> بر روی قسمت‌های مناسب‌تر ورودی تمرکز کنند.</w:t>
      </w:r>
      <w:r w:rsidR="008E6A37">
        <w:rPr>
          <w:rFonts w:cs="B Nazanin" w:hint="cs"/>
          <w:sz w:val="28"/>
          <w:szCs w:val="28"/>
          <w:rtl/>
          <w:lang w:bidi="fa-IR"/>
        </w:rPr>
        <w:t xml:space="preserve"> شایان ذکر است هنگامیکه یک مکانیزم توجه جهت محاسبۀ بازنمایی یک دنبالۀ واحد به کار گرفته می‌شود به آن خود-توجه</w:t>
      </w:r>
      <w:r w:rsidR="008E6A37">
        <w:rPr>
          <w:rStyle w:val="FootnoteReference"/>
          <w:rFonts w:cs="B Nazanin"/>
          <w:sz w:val="28"/>
          <w:szCs w:val="28"/>
          <w:rtl/>
          <w:lang w:bidi="fa-IR"/>
        </w:rPr>
        <w:footnoteReference w:id="3"/>
      </w:r>
      <w:r w:rsidR="008E6A37">
        <w:rPr>
          <w:rFonts w:cs="B Nazanin" w:hint="cs"/>
          <w:sz w:val="28"/>
          <w:szCs w:val="28"/>
          <w:rtl/>
          <w:lang w:bidi="fa-IR"/>
        </w:rPr>
        <w:t xml:space="preserve"> یا درون-توجه</w:t>
      </w:r>
      <w:r w:rsidR="008E6A37">
        <w:rPr>
          <w:rStyle w:val="FootnoteReference"/>
          <w:rFonts w:cs="B Nazanin"/>
          <w:sz w:val="28"/>
          <w:szCs w:val="28"/>
          <w:rtl/>
          <w:lang w:bidi="fa-IR"/>
        </w:rPr>
        <w:footnoteReference w:id="4"/>
      </w:r>
      <w:r w:rsidR="008E6A37">
        <w:rPr>
          <w:rFonts w:cs="B Nazanin" w:hint="cs"/>
          <w:sz w:val="28"/>
          <w:szCs w:val="28"/>
          <w:rtl/>
          <w:lang w:bidi="fa-IR"/>
        </w:rPr>
        <w:t xml:space="preserve"> گفته می‌شود.</w:t>
      </w:r>
    </w:p>
    <w:p w14:paraId="30C7490D" w14:textId="199B56F8" w:rsidR="00B05A70" w:rsidRDefault="00B05A70" w:rsidP="00B05A70">
      <w:pPr>
        <w:bidi/>
        <w:jc w:val="both"/>
        <w:rPr>
          <w:rFonts w:cs="B Nazanin"/>
          <w:sz w:val="28"/>
          <w:szCs w:val="28"/>
          <w:rtl/>
          <w:lang w:bidi="fa-IR"/>
        </w:rPr>
      </w:pPr>
      <w:r>
        <w:rPr>
          <w:rFonts w:cs="B Nazanin" w:hint="cs"/>
          <w:sz w:val="28"/>
          <w:szCs w:val="28"/>
          <w:rtl/>
          <w:lang w:bidi="fa-IR"/>
        </w:rPr>
        <w:t>با الهام از کارهای پیشین در این مقاله یک معماری بر پایۀ توجه معرفی شده است تا بتواند بر روی داده‌هایی با ساختار گراف عمل رده‌بندی در سطح راس</w:t>
      </w:r>
      <w:r>
        <w:rPr>
          <w:rStyle w:val="FootnoteReference"/>
          <w:rFonts w:cs="B Nazanin"/>
          <w:sz w:val="28"/>
          <w:szCs w:val="28"/>
          <w:rtl/>
          <w:lang w:bidi="fa-IR"/>
        </w:rPr>
        <w:footnoteReference w:id="5"/>
      </w:r>
      <w:r>
        <w:rPr>
          <w:rFonts w:cs="B Nazanin" w:hint="cs"/>
          <w:sz w:val="28"/>
          <w:szCs w:val="28"/>
          <w:rtl/>
          <w:lang w:bidi="fa-IR"/>
        </w:rPr>
        <w:t xml:space="preserve"> را به انجام برساند.</w:t>
      </w:r>
      <w:r w:rsidR="00B9116C">
        <w:rPr>
          <w:rFonts w:cs="B Nazanin" w:hint="cs"/>
          <w:sz w:val="28"/>
          <w:szCs w:val="28"/>
          <w:rtl/>
          <w:lang w:bidi="fa-IR"/>
        </w:rPr>
        <w:t xml:space="preserve"> ایدۀ اصلی این است که با بکارگیری استراتژی خود-توجهی، بازنمایی‌های پنهان هر راس در گراف، به کمک توجه بر روی همسایگان هر راس محاسبه شود.</w:t>
      </w:r>
    </w:p>
    <w:p w14:paraId="776420D0" w14:textId="4CB01E4B" w:rsidR="00B9116C" w:rsidRDefault="00B9116C" w:rsidP="00B9116C">
      <w:pPr>
        <w:bidi/>
        <w:jc w:val="both"/>
        <w:rPr>
          <w:rFonts w:cs="B Nazanin"/>
          <w:sz w:val="28"/>
          <w:szCs w:val="28"/>
          <w:rtl/>
          <w:lang w:bidi="fa-IR"/>
        </w:rPr>
      </w:pPr>
      <w:r>
        <w:rPr>
          <w:rFonts w:cs="B Nazanin" w:hint="cs"/>
          <w:sz w:val="28"/>
          <w:szCs w:val="28"/>
          <w:rtl/>
          <w:lang w:bidi="fa-IR"/>
        </w:rPr>
        <w:t>معماری توجه دارای چندین خصیصۀ جالب و مفید است:</w:t>
      </w:r>
    </w:p>
    <w:p w14:paraId="1B870C00" w14:textId="1392B0CF" w:rsidR="00B9116C" w:rsidRDefault="00B9116C" w:rsidP="00B9116C">
      <w:pPr>
        <w:pStyle w:val="ListParagraph"/>
        <w:numPr>
          <w:ilvl w:val="0"/>
          <w:numId w:val="2"/>
        </w:numPr>
        <w:bidi/>
        <w:jc w:val="both"/>
        <w:rPr>
          <w:rFonts w:cs="B Nazanin"/>
          <w:sz w:val="28"/>
          <w:szCs w:val="28"/>
          <w:lang w:bidi="fa-IR"/>
        </w:rPr>
      </w:pPr>
      <w:r>
        <w:rPr>
          <w:rFonts w:cs="B Nazanin" w:hint="cs"/>
          <w:sz w:val="28"/>
          <w:szCs w:val="28"/>
          <w:rtl/>
          <w:lang w:bidi="fa-IR"/>
        </w:rPr>
        <w:t>عمل توجه کارآمد</w:t>
      </w:r>
      <w:r>
        <w:rPr>
          <w:rStyle w:val="FootnoteReference"/>
          <w:rFonts w:cs="B Nazanin"/>
          <w:sz w:val="28"/>
          <w:szCs w:val="28"/>
          <w:rtl/>
          <w:lang w:bidi="fa-IR"/>
        </w:rPr>
        <w:footnoteReference w:id="6"/>
      </w:r>
      <w:r>
        <w:rPr>
          <w:rFonts w:cs="B Nazanin" w:hint="cs"/>
          <w:sz w:val="28"/>
          <w:szCs w:val="28"/>
          <w:rtl/>
          <w:lang w:bidi="fa-IR"/>
        </w:rPr>
        <w:t xml:space="preserve"> است، زیرا که قابل موازی‌سازی بر روی جفت رئوس همسایه است.</w:t>
      </w:r>
    </w:p>
    <w:p w14:paraId="7D95ACDE" w14:textId="01417817" w:rsidR="00B9116C" w:rsidRDefault="00B9116C" w:rsidP="00B9116C">
      <w:pPr>
        <w:pStyle w:val="ListParagraph"/>
        <w:numPr>
          <w:ilvl w:val="0"/>
          <w:numId w:val="2"/>
        </w:numPr>
        <w:bidi/>
        <w:jc w:val="both"/>
        <w:rPr>
          <w:rFonts w:cs="B Nazanin"/>
          <w:sz w:val="28"/>
          <w:szCs w:val="28"/>
          <w:lang w:bidi="fa-IR"/>
        </w:rPr>
      </w:pPr>
      <w:r>
        <w:rPr>
          <w:rFonts w:cs="B Nazanin" w:hint="cs"/>
          <w:sz w:val="28"/>
          <w:szCs w:val="28"/>
          <w:rtl/>
          <w:lang w:bidi="fa-IR"/>
        </w:rPr>
        <w:t xml:space="preserve">با مشخص کردن وزن‌های دلخواه بر روی همسایگان، می‌تواند بر روی راس‌هایی با درجه‌های متفاوت اعمال شود (برخلاف رویکردهای پیشین که به دنبال تعریف یک اندازۀ مشخص همسایگی بودند). </w:t>
      </w:r>
    </w:p>
    <w:p w14:paraId="47A8C9E5" w14:textId="67E6A0FE" w:rsidR="00B9116C" w:rsidRPr="00B9116C" w:rsidRDefault="00B9116C" w:rsidP="00B9116C">
      <w:pPr>
        <w:pStyle w:val="ListParagraph"/>
        <w:numPr>
          <w:ilvl w:val="0"/>
          <w:numId w:val="2"/>
        </w:numPr>
        <w:bidi/>
        <w:jc w:val="both"/>
        <w:rPr>
          <w:rFonts w:cs="B Nazanin"/>
          <w:sz w:val="28"/>
          <w:szCs w:val="28"/>
          <w:rtl/>
          <w:lang w:bidi="fa-IR"/>
        </w:rPr>
      </w:pPr>
      <w:r>
        <w:rPr>
          <w:rFonts w:cs="B Nazanin" w:hint="cs"/>
          <w:sz w:val="28"/>
          <w:szCs w:val="28"/>
          <w:rtl/>
          <w:lang w:bidi="fa-IR"/>
        </w:rPr>
        <w:t>این مدل می‌تواند بصورت مستقیم بر روی مسائل یادگیری استنتاجی</w:t>
      </w:r>
      <w:r>
        <w:rPr>
          <w:rStyle w:val="FootnoteReference"/>
          <w:rFonts w:cs="B Nazanin"/>
          <w:sz w:val="28"/>
          <w:szCs w:val="28"/>
          <w:rtl/>
          <w:lang w:bidi="fa-IR"/>
        </w:rPr>
        <w:footnoteReference w:id="7"/>
      </w:r>
      <w:r>
        <w:rPr>
          <w:rFonts w:cs="B Nazanin" w:hint="cs"/>
          <w:sz w:val="28"/>
          <w:szCs w:val="28"/>
          <w:rtl/>
          <w:lang w:bidi="fa-IR"/>
        </w:rPr>
        <w:t xml:space="preserve"> مورد استفاده قرار بگیرد. در چنین مسائلی مدل باید بر روی گراف‌هایی که تاکنون اصلاً دیده نشده‌اند نیز قابل تعمیم</w:t>
      </w:r>
      <w:r>
        <w:rPr>
          <w:rStyle w:val="FootnoteReference"/>
          <w:rFonts w:cs="B Nazanin"/>
          <w:sz w:val="28"/>
          <w:szCs w:val="28"/>
          <w:rtl/>
          <w:lang w:bidi="fa-IR"/>
        </w:rPr>
        <w:footnoteReference w:id="8"/>
      </w:r>
      <w:r>
        <w:rPr>
          <w:rFonts w:cs="B Nazanin" w:hint="cs"/>
          <w:sz w:val="28"/>
          <w:szCs w:val="28"/>
          <w:rtl/>
          <w:lang w:bidi="fa-IR"/>
        </w:rPr>
        <w:t xml:space="preserve"> باشد.</w:t>
      </w:r>
    </w:p>
    <w:p w14:paraId="15D0D164" w14:textId="77777777" w:rsidR="00B9116C" w:rsidRDefault="00B9116C" w:rsidP="00B9116C">
      <w:pPr>
        <w:bidi/>
        <w:jc w:val="both"/>
        <w:rPr>
          <w:rFonts w:cs="B Nazanin"/>
          <w:sz w:val="28"/>
          <w:szCs w:val="28"/>
          <w:rtl/>
          <w:lang w:bidi="fa-IR"/>
        </w:rPr>
      </w:pPr>
    </w:p>
    <w:p w14:paraId="79E23E90" w14:textId="7B5AA408" w:rsidR="004C23FD" w:rsidRPr="001862A2" w:rsidRDefault="004C23FD" w:rsidP="00C007AB">
      <w:pPr>
        <w:bidi/>
        <w:jc w:val="both"/>
        <w:rPr>
          <w:rFonts w:cs="B Nazanin"/>
          <w:b/>
          <w:bCs/>
          <w:sz w:val="32"/>
          <w:szCs w:val="32"/>
          <w:rtl/>
          <w:lang w:bidi="fa-IR"/>
        </w:rPr>
      </w:pPr>
      <w:bookmarkStart w:id="1" w:name="GAT_Architecture"/>
      <w:r w:rsidRPr="001862A2">
        <w:rPr>
          <w:rFonts w:cs="B Nazanin" w:hint="cs"/>
          <w:b/>
          <w:bCs/>
          <w:sz w:val="32"/>
          <w:szCs w:val="32"/>
          <w:rtl/>
          <w:lang w:bidi="fa-IR"/>
        </w:rPr>
        <w:t xml:space="preserve">1.1) معماری </w:t>
      </w:r>
      <w:r w:rsidR="009E416F">
        <w:rPr>
          <w:rFonts w:cs="B Nazanin" w:hint="cs"/>
          <w:b/>
          <w:bCs/>
          <w:sz w:val="32"/>
          <w:szCs w:val="32"/>
          <w:rtl/>
          <w:lang w:bidi="fa-IR"/>
        </w:rPr>
        <w:t>لایه</w:t>
      </w:r>
    </w:p>
    <w:bookmarkEnd w:id="1"/>
    <w:p w14:paraId="7D365E3F" w14:textId="5953AB5F" w:rsidR="00996CF2" w:rsidRDefault="00C007AB" w:rsidP="004C23FD">
      <w:pPr>
        <w:bidi/>
        <w:jc w:val="both"/>
        <w:rPr>
          <w:rFonts w:eastAsiaTheme="minorEastAsia" w:cs="B Nazanin"/>
          <w:sz w:val="28"/>
          <w:szCs w:val="28"/>
          <w:rtl/>
          <w:lang w:bidi="fa-IR"/>
        </w:rPr>
      </w:pPr>
      <w:r>
        <w:rPr>
          <w:rFonts w:cs="B Nazanin" w:hint="cs"/>
          <w:sz w:val="28"/>
          <w:szCs w:val="28"/>
          <w:rtl/>
          <w:lang w:bidi="fa-IR"/>
        </w:rPr>
        <w:t xml:space="preserve">ورودی لایۀ </w:t>
      </w:r>
      <w:r>
        <w:rPr>
          <w:rFonts w:cs="B Nazanin"/>
          <w:sz w:val="28"/>
          <w:szCs w:val="28"/>
          <w:lang w:bidi="fa-IR"/>
        </w:rPr>
        <w:t>GAT</w:t>
      </w:r>
      <w:r>
        <w:rPr>
          <w:rFonts w:cs="B Nazanin" w:hint="cs"/>
          <w:sz w:val="28"/>
          <w:szCs w:val="28"/>
          <w:rtl/>
          <w:lang w:bidi="fa-IR"/>
        </w:rPr>
        <w:t xml:space="preserve"> مجموعه‌ای از ویژگی راس‌ها، </w:t>
      </w:r>
      <m:oMath>
        <m:r>
          <w:rPr>
            <w:rFonts w:ascii="Cambria Math" w:hAnsi="Cambria Math" w:cs="B Nazanin"/>
            <w:sz w:val="28"/>
            <w:szCs w:val="28"/>
            <w:lang w:bidi="fa-IR"/>
          </w:rPr>
          <m:t>h={</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1</m:t>
                </m:r>
              </m:sub>
            </m:sSub>
          </m:e>
        </m:acc>
        <m:r>
          <w:rPr>
            <w:rFonts w:ascii="Cambria Math" w:hAnsi="Cambria Math" w:cs="B Nazanin"/>
            <w:sz w:val="28"/>
            <w:szCs w:val="28"/>
            <w:lang w:bidi="fa-IR"/>
          </w:rPr>
          <m:t xml:space="preserve">, </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2</m:t>
                </m:r>
              </m:sub>
            </m:sSub>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N</m:t>
                </m:r>
              </m:sub>
            </m:sSub>
          </m:e>
        </m:acc>
        <m:r>
          <w:rPr>
            <w:rFonts w:ascii="Cambria Math" w:hAnsi="Cambria Math" w:cs="B Nazanin"/>
            <w:sz w:val="28"/>
            <w:szCs w:val="28"/>
            <w:lang w:bidi="fa-IR"/>
          </w:rPr>
          <m:t>}</m:t>
        </m:r>
      </m:oMath>
      <w:r>
        <w:rPr>
          <w:rFonts w:eastAsiaTheme="minorEastAsia" w:cs="B Nazanin" w:hint="cs"/>
          <w:sz w:val="28"/>
          <w:szCs w:val="28"/>
          <w:rtl/>
          <w:lang w:bidi="fa-IR"/>
        </w:rPr>
        <w:t xml:space="preserve"> و </w:t>
      </w:r>
      <m:oMath>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1</m:t>
                </m:r>
              </m:sub>
            </m:sSub>
          </m:e>
        </m:acc>
        <m:r>
          <w:rPr>
            <w:rFonts w:ascii="Cambria Math"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r>
              <w:rPr>
                <w:rFonts w:ascii="Cambria Math" w:hAnsi="Cambria Math" w:cs="B Nazanin"/>
                <w:sz w:val="28"/>
                <w:szCs w:val="28"/>
                <w:lang w:bidi="fa-IR"/>
              </w:rPr>
              <m:t>F</m:t>
            </m:r>
          </m:sup>
        </m:sSup>
      </m:oMath>
      <w:r>
        <w:rPr>
          <w:rFonts w:eastAsiaTheme="minorEastAsia" w:cs="B Nazanin" w:hint="cs"/>
          <w:sz w:val="28"/>
          <w:szCs w:val="28"/>
          <w:rtl/>
          <w:lang w:bidi="fa-IR"/>
        </w:rPr>
        <w:t xml:space="preserve">، است که </w:t>
      </w:r>
      <m:oMath>
        <m:r>
          <w:rPr>
            <w:rFonts w:ascii="Cambria Math" w:eastAsiaTheme="minorEastAsia" w:hAnsi="Cambria Math" w:cs="B Nazanin"/>
            <w:sz w:val="28"/>
            <w:szCs w:val="28"/>
            <w:lang w:bidi="fa-IR"/>
          </w:rPr>
          <m:t>N</m:t>
        </m:r>
      </m:oMath>
      <w:r>
        <w:rPr>
          <w:rFonts w:eastAsiaTheme="minorEastAsia" w:cs="B Nazanin" w:hint="cs"/>
          <w:sz w:val="28"/>
          <w:szCs w:val="28"/>
          <w:rtl/>
          <w:lang w:bidi="fa-IR"/>
        </w:rPr>
        <w:t xml:space="preserve"> بیانگر تعداد رئوس و </w:t>
      </w:r>
      <m:oMath>
        <m:r>
          <w:rPr>
            <w:rFonts w:ascii="Cambria Math" w:eastAsiaTheme="minorEastAsia" w:hAnsi="Cambria Math" w:cs="B Nazanin"/>
            <w:sz w:val="28"/>
            <w:szCs w:val="28"/>
            <w:lang w:bidi="fa-IR"/>
          </w:rPr>
          <m:t>F</m:t>
        </m:r>
      </m:oMath>
      <w:r>
        <w:rPr>
          <w:rFonts w:eastAsiaTheme="minorEastAsia" w:cs="B Nazanin" w:hint="cs"/>
          <w:sz w:val="28"/>
          <w:szCs w:val="28"/>
          <w:rtl/>
          <w:lang w:bidi="fa-IR"/>
        </w:rPr>
        <w:t xml:space="preserve"> تعداد ویژگی هر راس می‌باشد.</w:t>
      </w:r>
    </w:p>
    <w:p w14:paraId="4DFC0E41" w14:textId="03DFDEF1" w:rsidR="00C007AB" w:rsidRDefault="00996CF2" w:rsidP="00996CF2">
      <w:pPr>
        <w:bidi/>
        <w:jc w:val="both"/>
        <w:rPr>
          <w:rFonts w:eastAsiaTheme="minorEastAsia" w:cs="B Nazanin"/>
          <w:sz w:val="28"/>
          <w:szCs w:val="28"/>
          <w:rtl/>
          <w:lang w:bidi="fa-IR"/>
        </w:rPr>
      </w:pPr>
      <w:r>
        <w:rPr>
          <w:rFonts w:eastAsiaTheme="minorEastAsia" w:cs="B Nazanin" w:hint="cs"/>
          <w:sz w:val="28"/>
          <w:szCs w:val="28"/>
          <w:rtl/>
          <w:lang w:bidi="fa-IR"/>
        </w:rPr>
        <w:t xml:space="preserve">لایۀ مربوطه مجموعه‌ای جدید از ویژگی رئوس،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h</m:t>
            </m:r>
          </m:e>
          <m:sup>
            <m:r>
              <w:rPr>
                <w:rFonts w:ascii="Cambria Math" w:hAnsi="Cambria Math" w:cs="B Nazanin"/>
                <w:sz w:val="28"/>
                <w:szCs w:val="28"/>
                <w:lang w:bidi="fa-IR"/>
              </w:rPr>
              <m:t>'</m:t>
            </m:r>
          </m:sup>
        </m:s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h</m:t>
                    </m:r>
                  </m:e>
                  <m:sup>
                    <m:r>
                      <w:rPr>
                        <w:rFonts w:ascii="Cambria Math" w:hAnsi="Cambria Math" w:cs="B Nazanin"/>
                        <w:sz w:val="28"/>
                        <w:szCs w:val="28"/>
                        <w:lang w:bidi="fa-IR"/>
                      </w:rPr>
                      <m:t>'</m:t>
                    </m:r>
                  </m:sup>
                </m:sSup>
              </m:e>
              <m:sub>
                <m:r>
                  <w:rPr>
                    <w:rFonts w:ascii="Cambria Math" w:hAnsi="Cambria Math" w:cs="B Nazanin"/>
                    <w:sz w:val="28"/>
                    <w:szCs w:val="28"/>
                    <w:lang w:bidi="fa-IR"/>
                  </w:rPr>
                  <m:t>1</m:t>
                </m:r>
              </m:sub>
            </m:sSub>
          </m:e>
        </m:acc>
        <m:r>
          <w:rPr>
            <w:rFonts w:ascii="Cambria Math" w:hAnsi="Cambria Math" w:cs="B Nazanin"/>
            <w:sz w:val="28"/>
            <w:szCs w:val="28"/>
            <w:lang w:bidi="fa-IR"/>
          </w:rPr>
          <m:t xml:space="preserve">, </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h</m:t>
                    </m:r>
                  </m:e>
                  <m:sup>
                    <m:r>
                      <w:rPr>
                        <w:rFonts w:ascii="Cambria Math" w:hAnsi="Cambria Math" w:cs="B Nazanin"/>
                        <w:sz w:val="28"/>
                        <w:szCs w:val="28"/>
                        <w:lang w:bidi="fa-IR"/>
                      </w:rPr>
                      <m:t>'</m:t>
                    </m:r>
                  </m:sup>
                </m:sSup>
              </m:e>
              <m:sub>
                <m:r>
                  <w:rPr>
                    <w:rFonts w:ascii="Cambria Math" w:hAnsi="Cambria Math" w:cs="B Nazanin"/>
                    <w:sz w:val="28"/>
                    <w:szCs w:val="28"/>
                    <w:lang w:bidi="fa-IR"/>
                  </w:rPr>
                  <m:t>2</m:t>
                </m:r>
              </m:sub>
            </m:sSub>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h</m:t>
                    </m:r>
                  </m:e>
                  <m:sup>
                    <m:r>
                      <w:rPr>
                        <w:rFonts w:ascii="Cambria Math" w:hAnsi="Cambria Math" w:cs="B Nazanin"/>
                        <w:sz w:val="28"/>
                        <w:szCs w:val="28"/>
                        <w:lang w:bidi="fa-IR"/>
                      </w:rPr>
                      <m:t>'</m:t>
                    </m:r>
                  </m:sup>
                </m:sSup>
              </m:e>
              <m:sub>
                <m:r>
                  <w:rPr>
                    <w:rFonts w:ascii="Cambria Math" w:hAnsi="Cambria Math" w:cs="B Nazanin"/>
                    <w:sz w:val="28"/>
                    <w:szCs w:val="28"/>
                    <w:lang w:bidi="fa-IR"/>
                  </w:rPr>
                  <m:t>N</m:t>
                </m:r>
              </m:sub>
            </m:sSub>
          </m:e>
        </m:acc>
        <m:r>
          <w:rPr>
            <w:rFonts w:ascii="Cambria Math" w:hAnsi="Cambria Math" w:cs="B Nazanin"/>
            <w:sz w:val="28"/>
            <w:szCs w:val="28"/>
            <w:lang w:bidi="fa-IR"/>
          </w:rPr>
          <m:t>}</m:t>
        </m:r>
      </m:oMath>
      <w:r>
        <w:rPr>
          <w:rFonts w:eastAsiaTheme="minorEastAsia" w:cs="B Nazanin" w:hint="cs"/>
          <w:sz w:val="28"/>
          <w:szCs w:val="28"/>
          <w:rtl/>
          <w:lang w:bidi="fa-IR"/>
        </w:rPr>
        <w:t xml:space="preserve"> و </w:t>
      </w:r>
      <m:oMath>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h</m:t>
                    </m:r>
                  </m:e>
                  <m:sup>
                    <m:r>
                      <w:rPr>
                        <w:rFonts w:ascii="Cambria Math" w:hAnsi="Cambria Math" w:cs="B Nazanin"/>
                        <w:sz w:val="28"/>
                        <w:szCs w:val="28"/>
                        <w:lang w:bidi="fa-IR"/>
                      </w:rPr>
                      <m:t>'</m:t>
                    </m:r>
                  </m:sup>
                </m:sSup>
              </m:e>
              <m:sub>
                <m:r>
                  <w:rPr>
                    <w:rFonts w:ascii="Cambria Math" w:hAnsi="Cambria Math" w:cs="B Nazanin"/>
                    <w:sz w:val="28"/>
                    <w:szCs w:val="28"/>
                    <w:lang w:bidi="fa-IR"/>
                  </w:rPr>
                  <m:t>1</m:t>
                </m:r>
              </m:sub>
            </m:sSub>
          </m:e>
        </m:acc>
        <m:r>
          <w:rPr>
            <w:rFonts w:ascii="Cambria Math" w:hAnsi="Cambria Math" w:cs="B Nazanin"/>
            <w:sz w:val="28"/>
            <w:szCs w:val="28"/>
            <w:lang w:bidi="fa-IR"/>
          </w:rPr>
          <m:t>∈</m:t>
        </m:r>
        <w:bookmarkStart w:id="2" w:name="_Hlk72574485"/>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sSup>
              <m:sSupPr>
                <m:ctrlPr>
                  <w:rPr>
                    <w:rFonts w:ascii="Cambria Math" w:hAnsi="Cambria Math" w:cs="B Nazanin"/>
                    <w:i/>
                    <w:sz w:val="28"/>
                    <w:szCs w:val="28"/>
                    <w:lang w:bidi="fa-IR"/>
                  </w:rPr>
                </m:ctrlPr>
              </m:sSupPr>
              <m:e>
                <m:r>
                  <w:rPr>
                    <w:rFonts w:ascii="Cambria Math" w:hAnsi="Cambria Math" w:cs="B Nazanin"/>
                    <w:sz w:val="28"/>
                    <w:szCs w:val="28"/>
                    <w:lang w:bidi="fa-IR"/>
                  </w:rPr>
                  <m:t>F</m:t>
                </m:r>
              </m:e>
              <m:sup>
                <m:r>
                  <w:rPr>
                    <w:rFonts w:ascii="Cambria Math" w:hAnsi="Cambria Math" w:cs="B Nazanin"/>
                    <w:sz w:val="28"/>
                    <w:szCs w:val="28"/>
                    <w:lang w:bidi="fa-IR"/>
                  </w:rPr>
                  <m:t>'</m:t>
                </m:r>
              </m:sup>
            </m:sSup>
          </m:sup>
        </m:sSup>
      </m:oMath>
      <w:bookmarkEnd w:id="2"/>
      <w:r>
        <w:rPr>
          <w:rFonts w:eastAsiaTheme="minorEastAsia" w:cs="B Nazanin" w:hint="cs"/>
          <w:sz w:val="28"/>
          <w:szCs w:val="28"/>
          <w:rtl/>
          <w:lang w:bidi="fa-IR"/>
        </w:rPr>
        <w:t xml:space="preserve">، </w:t>
      </w:r>
      <w:r w:rsidR="00B5294E">
        <w:rPr>
          <w:rFonts w:eastAsiaTheme="minorEastAsia" w:cs="B Nazanin" w:hint="cs"/>
          <w:sz w:val="28"/>
          <w:szCs w:val="28"/>
          <w:rtl/>
          <w:lang w:bidi="fa-IR"/>
        </w:rPr>
        <w:t xml:space="preserve">به عنوان خروجی خود </w:t>
      </w:r>
      <w:r>
        <w:rPr>
          <w:rFonts w:eastAsiaTheme="minorEastAsia" w:cs="B Nazanin" w:hint="cs"/>
          <w:sz w:val="28"/>
          <w:szCs w:val="28"/>
          <w:rtl/>
          <w:lang w:bidi="fa-IR"/>
        </w:rPr>
        <w:t xml:space="preserve">تولید می‌کند که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F</m:t>
            </m:r>
          </m:e>
          <m:sup>
            <m:r>
              <w:rPr>
                <w:rFonts w:ascii="Cambria Math" w:hAnsi="Cambria Math" w:cs="B Nazanin"/>
                <w:sz w:val="28"/>
                <w:szCs w:val="28"/>
                <w:lang w:bidi="fa-IR"/>
              </w:rPr>
              <m:t>'</m:t>
            </m:r>
          </m:sup>
        </m:sSup>
      </m:oMath>
      <w:r>
        <w:rPr>
          <w:rFonts w:eastAsiaTheme="minorEastAsia" w:cs="B Nazanin" w:hint="cs"/>
          <w:sz w:val="28"/>
          <w:szCs w:val="28"/>
          <w:rtl/>
          <w:lang w:bidi="fa-IR"/>
        </w:rPr>
        <w:t xml:space="preserve"> </w:t>
      </w:r>
      <w:r w:rsidR="00B5294E">
        <w:rPr>
          <w:rFonts w:eastAsiaTheme="minorEastAsia" w:cs="B Nazanin" w:hint="cs"/>
          <w:sz w:val="28"/>
          <w:szCs w:val="28"/>
          <w:rtl/>
          <w:lang w:bidi="fa-IR"/>
        </w:rPr>
        <w:t xml:space="preserve">در آن </w:t>
      </w:r>
      <w:r>
        <w:rPr>
          <w:rFonts w:eastAsiaTheme="minorEastAsia" w:cs="B Nazanin" w:hint="cs"/>
          <w:sz w:val="28"/>
          <w:szCs w:val="28"/>
          <w:rtl/>
          <w:lang w:bidi="fa-IR"/>
        </w:rPr>
        <w:t>به معنی کاردینالیتی جدید می‌باشد.</w:t>
      </w:r>
    </w:p>
    <w:p w14:paraId="3E7882B7" w14:textId="49EC34BE" w:rsidR="00B5294E" w:rsidRDefault="00CF4234" w:rsidP="00B5294E">
      <w:pPr>
        <w:bidi/>
        <w:jc w:val="both"/>
        <w:rPr>
          <w:rFonts w:eastAsiaTheme="minorEastAsia" w:cs="B Nazanin"/>
          <w:i/>
          <w:sz w:val="28"/>
          <w:szCs w:val="28"/>
          <w:lang w:bidi="fa-IR"/>
        </w:rPr>
      </w:pPr>
      <w:r>
        <w:rPr>
          <w:rFonts w:eastAsiaTheme="minorEastAsia" w:cs="B Nazanin" w:hint="cs"/>
          <w:i/>
          <w:sz w:val="28"/>
          <w:szCs w:val="28"/>
          <w:rtl/>
          <w:lang w:bidi="fa-IR"/>
        </w:rPr>
        <w:lastRenderedPageBreak/>
        <w:t>به منظور اینکه مدل قدرت کافی جهت انتقال ویژگی‌های ورودی را به یک سطح بالاتر ویژگی‌ها داشته باشد، حداقل یک انتقال خطی</w:t>
      </w:r>
      <w:r>
        <w:rPr>
          <w:rStyle w:val="FootnoteReference"/>
          <w:rFonts w:eastAsiaTheme="minorEastAsia" w:cs="B Nazanin"/>
          <w:i/>
          <w:sz w:val="28"/>
          <w:szCs w:val="28"/>
          <w:rtl/>
          <w:lang w:bidi="fa-IR"/>
        </w:rPr>
        <w:footnoteReference w:id="9"/>
      </w:r>
      <w:r>
        <w:rPr>
          <w:rFonts w:eastAsiaTheme="minorEastAsia" w:cs="B Nazanin" w:hint="cs"/>
          <w:i/>
          <w:sz w:val="28"/>
          <w:szCs w:val="28"/>
          <w:rtl/>
          <w:lang w:bidi="fa-IR"/>
        </w:rPr>
        <w:t xml:space="preserve"> قابل آموزش نیاز است. بدین منظور به عنوان یک گام اولیه، از یک انتقال خطی اشتراکی که با ماتریس وزن </w:t>
      </w:r>
      <m:oMath>
        <m:r>
          <w:rPr>
            <w:rFonts w:ascii="Cambria Math" w:eastAsiaTheme="minorEastAsia" w:hAnsi="Cambria Math" w:cs="B Nazanin"/>
            <w:sz w:val="28"/>
            <w:szCs w:val="28"/>
            <w:lang w:bidi="fa-IR"/>
          </w:rPr>
          <m:t>W∈</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sSup>
              <m:sSupPr>
                <m:ctrlPr>
                  <w:rPr>
                    <w:rFonts w:ascii="Cambria Math" w:hAnsi="Cambria Math" w:cs="B Nazanin"/>
                    <w:i/>
                    <w:sz w:val="28"/>
                    <w:szCs w:val="28"/>
                    <w:lang w:bidi="fa-IR"/>
                  </w:rPr>
                </m:ctrlPr>
              </m:sSupPr>
              <m:e>
                <m:r>
                  <w:rPr>
                    <w:rFonts w:ascii="Cambria Math" w:hAnsi="Cambria Math" w:cs="B Nazanin"/>
                    <w:sz w:val="28"/>
                    <w:szCs w:val="28"/>
                    <w:lang w:bidi="fa-IR"/>
                  </w:rPr>
                  <m:t>F</m:t>
                </m:r>
              </m:e>
              <m:sup>
                <m:r>
                  <w:rPr>
                    <w:rFonts w:ascii="Cambria Math" w:hAnsi="Cambria Math" w:cs="B Nazanin"/>
                    <w:sz w:val="28"/>
                    <w:szCs w:val="28"/>
                    <w:lang w:bidi="fa-IR"/>
                  </w:rPr>
                  <m:t>'</m:t>
                </m:r>
              </m:sup>
            </m:sSup>
            <m:r>
              <w:rPr>
                <w:rFonts w:ascii="Cambria Math" w:hAnsi="Cambria Math" w:cs="B Nazanin"/>
                <w:sz w:val="28"/>
                <w:szCs w:val="28"/>
                <w:lang w:bidi="fa-IR"/>
              </w:rPr>
              <m:t>×F</m:t>
            </m:r>
          </m:sup>
        </m:sSup>
      </m:oMath>
      <w:r>
        <w:rPr>
          <w:rFonts w:eastAsiaTheme="minorEastAsia" w:cs="B Nazanin" w:hint="cs"/>
          <w:i/>
          <w:sz w:val="28"/>
          <w:szCs w:val="28"/>
          <w:rtl/>
          <w:lang w:bidi="fa-IR"/>
        </w:rPr>
        <w:t xml:space="preserve"> پارامتری شده است بر روی هرکدام از رئوس اعمال می‌شود.</w:t>
      </w:r>
    </w:p>
    <w:p w14:paraId="05B036A4" w14:textId="31A0079A" w:rsidR="00CF4234" w:rsidRDefault="00CF4234" w:rsidP="00CF4234">
      <w:pPr>
        <w:bidi/>
        <w:jc w:val="both"/>
        <w:rPr>
          <w:rFonts w:eastAsiaTheme="minorEastAsia" w:cs="B Nazanin"/>
          <w:i/>
          <w:sz w:val="28"/>
          <w:szCs w:val="28"/>
          <w:lang w:bidi="fa-IR"/>
        </w:rPr>
      </w:pPr>
      <w:r>
        <w:rPr>
          <w:rFonts w:eastAsiaTheme="minorEastAsia" w:cs="B Nazanin" w:hint="cs"/>
          <w:i/>
          <w:sz w:val="28"/>
          <w:szCs w:val="28"/>
          <w:rtl/>
          <w:lang w:bidi="fa-IR"/>
        </w:rPr>
        <w:t xml:space="preserve">هم‌اکنون می‌توان یک مکانیزم اشتراکی خود-توجه </w:t>
      </w:r>
      <m:oMath>
        <m:r>
          <w:rPr>
            <w:rFonts w:ascii="Cambria Math" w:eastAsiaTheme="minorEastAsia" w:hAnsi="Cambria Math" w:cs="B Nazanin"/>
            <w:sz w:val="28"/>
            <w:szCs w:val="28"/>
            <w:lang w:bidi="fa-IR"/>
          </w:rPr>
          <m:t xml:space="preserve">a: </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sSup>
              <m:sSupPr>
                <m:ctrlPr>
                  <w:rPr>
                    <w:rFonts w:ascii="Cambria Math" w:hAnsi="Cambria Math" w:cs="B Nazanin"/>
                    <w:i/>
                    <w:sz w:val="28"/>
                    <w:szCs w:val="28"/>
                    <w:lang w:bidi="fa-IR"/>
                  </w:rPr>
                </m:ctrlPr>
              </m:sSupPr>
              <m:e>
                <m:r>
                  <w:rPr>
                    <w:rFonts w:ascii="Cambria Math" w:hAnsi="Cambria Math" w:cs="B Nazanin"/>
                    <w:sz w:val="28"/>
                    <w:szCs w:val="28"/>
                    <w:lang w:bidi="fa-IR"/>
                  </w:rPr>
                  <m:t>F</m:t>
                </m:r>
              </m:e>
              <m:sup>
                <m:r>
                  <w:rPr>
                    <w:rFonts w:ascii="Cambria Math" w:hAnsi="Cambria Math" w:cs="B Nazanin"/>
                    <w:sz w:val="28"/>
                    <w:szCs w:val="28"/>
                    <w:lang w:bidi="fa-IR"/>
                  </w:rPr>
                  <m:t>'</m:t>
                </m:r>
              </m:sup>
            </m:sSup>
          </m:sup>
        </m:sSup>
        <m:r>
          <w:rPr>
            <w:rFonts w:ascii="Cambria Math" w:hAnsi="Cambria Math" w:cs="B Nazanin"/>
            <w:sz w:val="28"/>
            <w:szCs w:val="28"/>
            <w:lang w:bidi="fa-IR"/>
          </w:rPr>
          <m:t xml:space="preserve"> × </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sSup>
              <m:sSupPr>
                <m:ctrlPr>
                  <w:rPr>
                    <w:rFonts w:ascii="Cambria Math" w:hAnsi="Cambria Math" w:cs="B Nazanin"/>
                    <w:i/>
                    <w:sz w:val="28"/>
                    <w:szCs w:val="28"/>
                    <w:lang w:bidi="fa-IR"/>
                  </w:rPr>
                </m:ctrlPr>
              </m:sSupPr>
              <m:e>
                <m:r>
                  <w:rPr>
                    <w:rFonts w:ascii="Cambria Math" w:hAnsi="Cambria Math" w:cs="B Nazanin"/>
                    <w:sz w:val="28"/>
                    <w:szCs w:val="28"/>
                    <w:lang w:bidi="fa-IR"/>
                  </w:rPr>
                  <m:t>F</m:t>
                </m:r>
              </m:e>
              <m:sup>
                <m:r>
                  <w:rPr>
                    <w:rFonts w:ascii="Cambria Math" w:hAnsi="Cambria Math" w:cs="B Nazanin"/>
                    <w:sz w:val="28"/>
                    <w:szCs w:val="28"/>
                    <w:lang w:bidi="fa-IR"/>
                  </w:rPr>
                  <m:t>'</m:t>
                </m:r>
              </m:sup>
            </m:sSup>
          </m:sup>
        </m:sSup>
        <m:r>
          <m:rPr>
            <m:scr m:val="double-struck"/>
          </m:rPr>
          <w:rPr>
            <w:rFonts w:ascii="Cambria Math" w:hAnsi="Cambria Math" w:cs="B Nazanin"/>
            <w:sz w:val="28"/>
            <w:szCs w:val="28"/>
            <w:lang w:bidi="fa-IR"/>
          </w:rPr>
          <m:t xml:space="preserve"> →R</m:t>
        </m:r>
      </m:oMath>
      <w:r>
        <w:rPr>
          <w:rFonts w:eastAsiaTheme="minorEastAsia" w:cs="B Nazanin" w:hint="cs"/>
          <w:i/>
          <w:sz w:val="28"/>
          <w:szCs w:val="28"/>
          <w:rtl/>
          <w:lang w:bidi="fa-IR"/>
        </w:rPr>
        <w:t xml:space="preserve"> را برای محاسبه ضرایب</w:t>
      </w:r>
      <w:r w:rsidR="001E32A7">
        <w:rPr>
          <w:rStyle w:val="FootnoteReference"/>
          <w:rFonts w:eastAsiaTheme="minorEastAsia" w:cs="B Nazanin"/>
          <w:i/>
          <w:sz w:val="28"/>
          <w:szCs w:val="28"/>
          <w:rtl/>
          <w:lang w:bidi="fa-IR"/>
        </w:rPr>
        <w:footnoteReference w:id="10"/>
      </w:r>
      <w:r>
        <w:rPr>
          <w:rFonts w:eastAsiaTheme="minorEastAsia" w:cs="B Nazanin" w:hint="cs"/>
          <w:i/>
          <w:sz w:val="28"/>
          <w:szCs w:val="28"/>
          <w:rtl/>
          <w:lang w:bidi="fa-IR"/>
        </w:rPr>
        <w:t xml:space="preserve"> توجه بر روی رئوس به کار گرفت:</w:t>
      </w:r>
    </w:p>
    <w:p w14:paraId="604686B1" w14:textId="7551D1C6" w:rsidR="00CF4234" w:rsidRDefault="00255F20" w:rsidP="00CF4234">
      <w:pPr>
        <w:bidi/>
        <w:jc w:val="center"/>
        <w:rPr>
          <w:rFonts w:eastAsiaTheme="minorEastAsia" w:cs="B Nazanin"/>
          <w:i/>
          <w:sz w:val="28"/>
          <w:szCs w:val="28"/>
          <w:rtl/>
          <w:lang w:bidi="fa-IR"/>
        </w:rPr>
      </w:pPr>
      <m:oMathPara>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e</m:t>
              </m:r>
            </m:e>
            <m:sub>
              <m:r>
                <w:rPr>
                  <w:rFonts w:ascii="Cambria Math" w:eastAsiaTheme="minorEastAsia" w:hAnsi="Cambria Math" w:cs="B Nazanin"/>
                  <w:sz w:val="28"/>
                  <w:szCs w:val="28"/>
                  <w:lang w:bidi="fa-IR"/>
                </w:rPr>
                <m:t>ij</m:t>
              </m:r>
            </m:sub>
          </m:sSub>
          <m:r>
            <w:rPr>
              <w:rFonts w:ascii="Cambria Math" w:eastAsiaTheme="minorEastAsia" w:hAnsi="Cambria Math" w:cs="B Nazanin"/>
              <w:sz w:val="28"/>
              <w:szCs w:val="28"/>
              <w:lang w:bidi="fa-IR"/>
            </w:rPr>
            <m:t>=a(W</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i</m:t>
                  </m:r>
                </m:sub>
              </m:sSub>
            </m:e>
          </m:acc>
          <m:r>
            <w:rPr>
              <w:rFonts w:ascii="Cambria Math" w:hAnsi="Cambria Math" w:cs="B Nazanin"/>
              <w:sz w:val="28"/>
              <w:szCs w:val="28"/>
              <w:lang w:bidi="fa-IR"/>
            </w:rPr>
            <m:t xml:space="preserve"> , W</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j</m:t>
                  </m:r>
                </m:sub>
              </m:sSub>
            </m:e>
          </m:acc>
          <m:r>
            <w:rPr>
              <w:rFonts w:ascii="Cambria Math" w:hAnsi="Cambria Math" w:cs="B Nazanin"/>
              <w:sz w:val="28"/>
              <w:szCs w:val="28"/>
              <w:lang w:bidi="fa-IR"/>
            </w:rPr>
            <m:t>)</m:t>
          </m:r>
        </m:oMath>
      </m:oMathPara>
    </w:p>
    <w:p w14:paraId="77B872E3" w14:textId="79180087" w:rsidR="00CF4234" w:rsidRDefault="00CF4234" w:rsidP="00CF4234">
      <w:pPr>
        <w:bidi/>
        <w:jc w:val="both"/>
        <w:rPr>
          <w:rFonts w:eastAsiaTheme="minorEastAsia" w:cs="B Nazanin"/>
          <w:i/>
          <w:sz w:val="28"/>
          <w:szCs w:val="28"/>
          <w:rtl/>
          <w:lang w:bidi="fa-IR"/>
        </w:rPr>
      </w:pPr>
      <w:r>
        <w:rPr>
          <w:rFonts w:eastAsiaTheme="minorEastAsia" w:cs="B Nazanin" w:hint="cs"/>
          <w:i/>
          <w:sz w:val="28"/>
          <w:szCs w:val="28"/>
          <w:rtl/>
          <w:lang w:bidi="fa-IR"/>
        </w:rPr>
        <w:t xml:space="preserve">که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e</m:t>
            </m:r>
          </m:e>
          <m:sub>
            <m:r>
              <w:rPr>
                <w:rFonts w:ascii="Cambria Math" w:eastAsiaTheme="minorEastAsia" w:hAnsi="Cambria Math" w:cs="B Nazanin"/>
                <w:sz w:val="28"/>
                <w:szCs w:val="28"/>
                <w:lang w:bidi="fa-IR"/>
              </w:rPr>
              <m:t>ij</m:t>
            </m:r>
          </m:sub>
        </m:sSub>
      </m:oMath>
      <w:r>
        <w:rPr>
          <w:rFonts w:eastAsiaTheme="minorEastAsia" w:cs="B Nazanin" w:hint="cs"/>
          <w:i/>
          <w:sz w:val="28"/>
          <w:szCs w:val="28"/>
          <w:rtl/>
          <w:lang w:bidi="fa-IR"/>
        </w:rPr>
        <w:t xml:space="preserve"> به معنی اهمیت ویژگی‌های راس </w:t>
      </w:r>
      <m:oMath>
        <m:r>
          <w:rPr>
            <w:rFonts w:ascii="Cambria Math" w:eastAsiaTheme="minorEastAsia" w:hAnsi="Cambria Math" w:cs="B Nazanin"/>
            <w:sz w:val="28"/>
            <w:szCs w:val="28"/>
            <w:lang w:bidi="fa-IR"/>
          </w:rPr>
          <m:t>j</m:t>
        </m:r>
      </m:oMath>
      <w:r>
        <w:rPr>
          <w:rFonts w:eastAsiaTheme="minorEastAsia" w:cs="B Nazanin" w:hint="cs"/>
          <w:i/>
          <w:sz w:val="28"/>
          <w:szCs w:val="28"/>
          <w:rtl/>
          <w:lang w:bidi="fa-IR"/>
        </w:rPr>
        <w:t xml:space="preserve"> بر روی راس </w:t>
      </w:r>
      <m:oMath>
        <m:r>
          <w:rPr>
            <w:rFonts w:ascii="Cambria Math" w:eastAsiaTheme="minorEastAsia" w:hAnsi="Cambria Math" w:cs="B Nazanin"/>
            <w:sz w:val="28"/>
            <w:szCs w:val="28"/>
            <w:lang w:bidi="fa-IR"/>
          </w:rPr>
          <m:t>i</m:t>
        </m:r>
      </m:oMath>
      <w:r>
        <w:rPr>
          <w:rFonts w:eastAsiaTheme="minorEastAsia" w:cs="B Nazanin" w:hint="cs"/>
          <w:i/>
          <w:sz w:val="28"/>
          <w:szCs w:val="28"/>
          <w:rtl/>
          <w:lang w:bidi="fa-IR"/>
        </w:rPr>
        <w:t xml:space="preserve"> است.</w:t>
      </w:r>
    </w:p>
    <w:p w14:paraId="28D94104" w14:textId="1468EBC2" w:rsidR="001E32A7" w:rsidRDefault="00FE3763" w:rsidP="001E32A7">
      <w:pPr>
        <w:bidi/>
        <w:jc w:val="both"/>
        <w:rPr>
          <w:rFonts w:eastAsiaTheme="minorEastAsia" w:cs="B Nazanin"/>
          <w:i/>
          <w:sz w:val="28"/>
          <w:szCs w:val="28"/>
          <w:rtl/>
          <w:lang w:bidi="fa-IR"/>
        </w:rPr>
      </w:pPr>
      <w:r>
        <w:rPr>
          <w:rFonts w:eastAsiaTheme="minorEastAsia" w:cs="B Nazanin" w:hint="cs"/>
          <w:i/>
          <w:sz w:val="28"/>
          <w:szCs w:val="28"/>
          <w:rtl/>
          <w:lang w:bidi="fa-IR"/>
        </w:rPr>
        <w:t xml:space="preserve">در حالت عمومی، هر راس می‌تواند بر روی تمام رئوس دیگر گراف توجه نشان دهد و از اطلاعات کل ساختار گراف استفاده کند، اما در این مقاله از رویکرد توجه ماسک شده استفاده شده است، که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e</m:t>
            </m:r>
          </m:e>
          <m:sub>
            <m:r>
              <w:rPr>
                <w:rFonts w:ascii="Cambria Math" w:eastAsiaTheme="minorEastAsia" w:hAnsi="Cambria Math" w:cs="B Nazanin"/>
                <w:sz w:val="28"/>
                <w:szCs w:val="28"/>
                <w:lang w:bidi="fa-IR"/>
              </w:rPr>
              <m:t>ij</m:t>
            </m:r>
          </m:sub>
        </m:sSub>
      </m:oMath>
      <w:r>
        <w:rPr>
          <w:rFonts w:eastAsiaTheme="minorEastAsia" w:cs="B Nazanin" w:hint="cs"/>
          <w:i/>
          <w:sz w:val="28"/>
          <w:szCs w:val="28"/>
          <w:rtl/>
          <w:lang w:bidi="fa-IR"/>
        </w:rPr>
        <w:t xml:space="preserve"> را فقط برای رئوس </w:t>
      </w:r>
      <m:oMath>
        <m:r>
          <w:rPr>
            <w:rFonts w:ascii="Cambria Math" w:eastAsiaTheme="minorEastAsia" w:hAnsi="Cambria Math" w:cs="B Nazanin"/>
            <w:sz w:val="28"/>
            <w:szCs w:val="28"/>
            <w:lang w:bidi="fa-IR"/>
          </w:rPr>
          <m:t>j∈</m:t>
        </m:r>
        <m:sSub>
          <m:sSubPr>
            <m:ctrlPr>
              <w:rPr>
                <w:rFonts w:ascii="Cambria Math" w:eastAsiaTheme="minorEastAsia" w:hAnsi="Cambria Math" w:cs="B Nazanin"/>
                <w:i/>
                <w:sz w:val="28"/>
                <w:szCs w:val="28"/>
                <w:lang w:bidi="fa-IR"/>
              </w:rPr>
            </m:ctrlPr>
          </m:sSubPr>
          <m:e>
            <m:r>
              <m:rPr>
                <m:scr m:val="script"/>
              </m:rPr>
              <w:rPr>
                <w:rFonts w:ascii="Cambria Math" w:eastAsiaTheme="minorEastAsia" w:hAnsi="Cambria Math" w:cs="B Nazanin"/>
                <w:sz w:val="28"/>
                <w:szCs w:val="28"/>
                <w:lang w:bidi="fa-IR"/>
              </w:rPr>
              <m:t>N</m:t>
            </m:r>
          </m:e>
          <m:sub>
            <m:r>
              <w:rPr>
                <w:rFonts w:ascii="Cambria Math" w:eastAsiaTheme="minorEastAsia" w:hAnsi="Cambria Math" w:cs="B Nazanin"/>
                <w:sz w:val="28"/>
                <w:szCs w:val="28"/>
                <w:lang w:bidi="fa-IR"/>
              </w:rPr>
              <m:t>i</m:t>
            </m:r>
          </m:sub>
        </m:sSub>
      </m:oMath>
      <w:r>
        <w:rPr>
          <w:rFonts w:eastAsiaTheme="minorEastAsia" w:cs="B Nazanin" w:hint="cs"/>
          <w:i/>
          <w:sz w:val="28"/>
          <w:szCs w:val="28"/>
          <w:rtl/>
          <w:lang w:bidi="fa-IR"/>
        </w:rPr>
        <w:t xml:space="preserve"> محاسبه می‌کند و در آن </w:t>
      </w:r>
      <m:oMath>
        <m:sSub>
          <m:sSubPr>
            <m:ctrlPr>
              <w:rPr>
                <w:rFonts w:ascii="Cambria Math" w:eastAsiaTheme="minorEastAsia" w:hAnsi="Cambria Math" w:cs="B Nazanin"/>
                <w:i/>
                <w:sz w:val="28"/>
                <w:szCs w:val="28"/>
                <w:lang w:bidi="fa-IR"/>
              </w:rPr>
            </m:ctrlPr>
          </m:sSubPr>
          <m:e>
            <m:r>
              <m:rPr>
                <m:scr m:val="script"/>
              </m:rPr>
              <w:rPr>
                <w:rFonts w:ascii="Cambria Math" w:eastAsiaTheme="minorEastAsia" w:hAnsi="Cambria Math" w:cs="B Nazanin"/>
                <w:sz w:val="28"/>
                <w:szCs w:val="28"/>
                <w:lang w:bidi="fa-IR"/>
              </w:rPr>
              <m:t>N</m:t>
            </m:r>
          </m:e>
          <m:sub>
            <m:r>
              <w:rPr>
                <w:rFonts w:ascii="Cambria Math" w:eastAsiaTheme="minorEastAsia" w:hAnsi="Cambria Math" w:cs="B Nazanin"/>
                <w:sz w:val="28"/>
                <w:szCs w:val="28"/>
                <w:lang w:bidi="fa-IR"/>
              </w:rPr>
              <m:t>i</m:t>
            </m:r>
          </m:sub>
        </m:sSub>
      </m:oMath>
      <w:r>
        <w:rPr>
          <w:rFonts w:eastAsiaTheme="minorEastAsia" w:cs="B Nazanin" w:hint="cs"/>
          <w:i/>
          <w:sz w:val="28"/>
          <w:szCs w:val="28"/>
          <w:rtl/>
          <w:lang w:bidi="fa-IR"/>
        </w:rPr>
        <w:t xml:space="preserve"> به معنای همسایه‌های راس </w:t>
      </w:r>
      <m:oMath>
        <m:r>
          <w:rPr>
            <w:rFonts w:ascii="Cambria Math" w:eastAsiaTheme="minorEastAsia" w:hAnsi="Cambria Math" w:cs="B Nazanin"/>
            <w:sz w:val="28"/>
            <w:szCs w:val="28"/>
            <w:lang w:bidi="fa-IR"/>
          </w:rPr>
          <m:t>i</m:t>
        </m:r>
      </m:oMath>
      <w:r>
        <w:rPr>
          <w:rFonts w:eastAsiaTheme="minorEastAsia" w:cs="B Nazanin" w:hint="cs"/>
          <w:i/>
          <w:sz w:val="28"/>
          <w:szCs w:val="28"/>
          <w:rtl/>
          <w:lang w:bidi="fa-IR"/>
        </w:rPr>
        <w:t xml:space="preserve"> در گراف است. در آزمایش‌های این مقاله، دقیقاً از همسایه‌های مرتبه-اول (رئوسی که مستقیماً با یک یال به راس </w:t>
      </w:r>
      <m:oMath>
        <m:r>
          <w:rPr>
            <w:rFonts w:ascii="Cambria Math" w:eastAsiaTheme="minorEastAsia" w:hAnsi="Cambria Math" w:cs="B Nazanin"/>
            <w:sz w:val="28"/>
            <w:szCs w:val="28"/>
            <w:lang w:bidi="fa-IR"/>
          </w:rPr>
          <m:t>i</m:t>
        </m:r>
      </m:oMath>
      <w:r>
        <w:rPr>
          <w:rFonts w:eastAsiaTheme="minorEastAsia" w:cs="B Nazanin" w:hint="cs"/>
          <w:i/>
          <w:sz w:val="28"/>
          <w:szCs w:val="28"/>
          <w:rtl/>
          <w:lang w:bidi="fa-IR"/>
        </w:rPr>
        <w:t xml:space="preserve"> متصل هستند) استفاده شده است.</w:t>
      </w:r>
    </w:p>
    <w:p w14:paraId="182940FA" w14:textId="1E16B5C3" w:rsidR="0028155F" w:rsidRDefault="0028155F" w:rsidP="0028155F">
      <w:pPr>
        <w:bidi/>
        <w:jc w:val="both"/>
        <w:rPr>
          <w:rFonts w:eastAsiaTheme="minorEastAsia" w:cs="B Nazanin"/>
          <w:i/>
          <w:sz w:val="28"/>
          <w:szCs w:val="28"/>
          <w:rtl/>
          <w:lang w:bidi="fa-IR"/>
        </w:rPr>
      </w:pPr>
      <w:r>
        <w:rPr>
          <w:rFonts w:eastAsiaTheme="minorEastAsia" w:cs="B Nazanin" w:hint="cs"/>
          <w:i/>
          <w:sz w:val="28"/>
          <w:szCs w:val="28"/>
          <w:rtl/>
          <w:lang w:bidi="fa-IR"/>
        </w:rPr>
        <w:t xml:space="preserve">به جهت اینکه ضرایب بر روی رئوس مختلف قابل مقایسه باشند، به کمک یک تابع </w:t>
      </w:r>
      <w:proofErr w:type="spellStart"/>
      <w:r w:rsidRPr="007055E4">
        <w:rPr>
          <w:rFonts w:eastAsiaTheme="minorEastAsia" w:cs="B Nazanin"/>
          <w:i/>
          <w:sz w:val="28"/>
          <w:szCs w:val="28"/>
          <w:lang w:bidi="fa-IR"/>
        </w:rPr>
        <w:t>Softmax</w:t>
      </w:r>
      <w:proofErr w:type="spellEnd"/>
      <w:r>
        <w:rPr>
          <w:rFonts w:eastAsiaTheme="minorEastAsia" w:cs="B Nazanin" w:hint="cs"/>
          <w:i/>
          <w:sz w:val="28"/>
          <w:szCs w:val="28"/>
          <w:rtl/>
          <w:lang w:bidi="fa-IR"/>
        </w:rPr>
        <w:t xml:space="preserve"> بر روی تمام انتخاب‌های ممکن </w:t>
      </w:r>
      <m:oMath>
        <m:r>
          <w:rPr>
            <w:rFonts w:ascii="Cambria Math" w:eastAsiaTheme="minorEastAsia" w:hAnsi="Cambria Math" w:cs="B Nazanin" w:hint="cs"/>
            <w:sz w:val="28"/>
            <w:szCs w:val="28"/>
            <w:rtl/>
            <w:lang w:bidi="fa-IR"/>
          </w:rPr>
          <m:t xml:space="preserve"> </m:t>
        </m:r>
        <m:r>
          <w:rPr>
            <w:rFonts w:ascii="Cambria Math" w:eastAsiaTheme="minorEastAsia" w:hAnsi="Cambria Math" w:cs="B Nazanin"/>
            <w:sz w:val="28"/>
            <w:szCs w:val="28"/>
            <w:lang w:bidi="fa-IR"/>
          </w:rPr>
          <m:t>j</m:t>
        </m:r>
      </m:oMath>
      <w:r>
        <w:rPr>
          <w:rFonts w:eastAsiaTheme="minorEastAsia" w:cs="B Nazanin" w:hint="cs"/>
          <w:i/>
          <w:sz w:val="28"/>
          <w:szCs w:val="28"/>
          <w:rtl/>
          <w:lang w:bidi="fa-IR"/>
        </w:rPr>
        <w:t xml:space="preserve"> نرمال می‌شوند:</w:t>
      </w:r>
    </w:p>
    <w:p w14:paraId="6847C285" w14:textId="645C8076" w:rsidR="00E83E0C" w:rsidRDefault="00255F20" w:rsidP="00E83E0C">
      <w:pPr>
        <w:bidi/>
        <w:jc w:val="center"/>
        <w:rPr>
          <w:rFonts w:eastAsiaTheme="minorEastAsia" w:cs="B Nazanin"/>
          <w:i/>
          <w:sz w:val="28"/>
          <w:szCs w:val="28"/>
          <w:rtl/>
          <w:lang w:bidi="fa-IR"/>
        </w:rPr>
      </w:pPr>
      <m:oMathPara>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α</m:t>
              </m:r>
            </m:e>
            <m:sub>
              <m:r>
                <w:rPr>
                  <w:rFonts w:ascii="Cambria Math" w:eastAsiaTheme="minorEastAsia" w:hAnsi="Cambria Math" w:cs="B Nazanin"/>
                  <w:sz w:val="28"/>
                  <w:szCs w:val="28"/>
                  <w:lang w:bidi="fa-IR"/>
                </w:rPr>
                <m:t>ij</m:t>
              </m:r>
            </m:sub>
          </m:sSub>
          <m:r>
            <w:rPr>
              <w:rFonts w:ascii="Cambria Math" w:eastAsiaTheme="minorEastAsia" w:hAnsi="Cambria Math" w:cs="B Nazanin"/>
              <w:sz w:val="28"/>
              <w:szCs w:val="28"/>
              <w:lang w:bidi="fa-IR"/>
            </w:rPr>
            <m:t>=</m:t>
          </m:r>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softmax</m:t>
              </m:r>
            </m:e>
            <m:sub>
              <m:r>
                <w:rPr>
                  <w:rFonts w:ascii="Cambria Math" w:eastAsiaTheme="minorEastAsia" w:hAnsi="Cambria Math" w:cs="B Nazanin"/>
                  <w:sz w:val="28"/>
                  <w:szCs w:val="28"/>
                  <w:lang w:bidi="fa-IR"/>
                </w:rPr>
                <m:t>j</m:t>
              </m:r>
            </m:sub>
          </m:sSub>
          <m:d>
            <m:dPr>
              <m:ctrlPr>
                <w:rPr>
                  <w:rFonts w:ascii="Cambria Math" w:eastAsiaTheme="minorEastAsia" w:hAnsi="Cambria Math" w:cs="B Nazanin"/>
                  <w:i/>
                  <w:sz w:val="28"/>
                  <w:szCs w:val="28"/>
                  <w:lang w:bidi="fa-IR"/>
                </w:rPr>
              </m:ctrlPr>
            </m:dPr>
            <m:e>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e</m:t>
                  </m:r>
                </m:e>
                <m:sub>
                  <m:r>
                    <w:rPr>
                      <w:rFonts w:ascii="Cambria Math" w:eastAsiaTheme="minorEastAsia" w:hAnsi="Cambria Math" w:cs="B Nazanin"/>
                      <w:sz w:val="28"/>
                      <w:szCs w:val="28"/>
                      <w:lang w:bidi="fa-IR"/>
                    </w:rPr>
                    <m:t>ij</m:t>
                  </m:r>
                </m:sub>
              </m:sSub>
            </m:e>
          </m:d>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m:rPr>
                  <m:sty m:val="p"/>
                </m:rPr>
                <w:rPr>
                  <w:rFonts w:ascii="Cambria Math" w:eastAsiaTheme="minorEastAsia" w:hAnsi="Cambria Math" w:cs="B Nazanin"/>
                  <w:sz w:val="28"/>
                  <w:szCs w:val="28"/>
                  <w:lang w:bidi="fa-IR"/>
                </w:rPr>
                <m:t>exp⁡</m:t>
              </m:r>
              <m:r>
                <w:rPr>
                  <w:rFonts w:ascii="Cambria Math" w:eastAsiaTheme="minorEastAsia" w:hAnsi="Cambria Math" w:cs="B Nazanin"/>
                  <w:sz w:val="28"/>
                  <w:szCs w:val="28"/>
                  <w:lang w:bidi="fa-IR"/>
                </w:rPr>
                <m:t>(</m:t>
              </m:r>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e</m:t>
                  </m:r>
                </m:e>
                <m:sub>
                  <m:r>
                    <w:rPr>
                      <w:rFonts w:ascii="Cambria Math" w:eastAsiaTheme="minorEastAsia" w:hAnsi="Cambria Math" w:cs="B Nazanin"/>
                      <w:sz w:val="28"/>
                      <w:szCs w:val="28"/>
                      <w:lang w:bidi="fa-IR"/>
                    </w:rPr>
                    <m:t>ij</m:t>
                  </m:r>
                </m:sub>
              </m:sSub>
              <m:r>
                <w:rPr>
                  <w:rFonts w:ascii="Cambria Math" w:eastAsiaTheme="minorEastAsia" w:hAnsi="Cambria Math" w:cs="B Nazanin"/>
                  <w:sz w:val="28"/>
                  <w:szCs w:val="28"/>
                  <w:lang w:bidi="fa-IR"/>
                </w:rPr>
                <m:t>)</m:t>
              </m:r>
            </m:num>
            <m:den>
              <m:nary>
                <m:naryPr>
                  <m:chr m:val="∑"/>
                  <m:limLoc m:val="undOvr"/>
                  <m:supHide m:val="1"/>
                  <m:ctrlPr>
                    <w:rPr>
                      <w:rFonts w:ascii="Cambria Math" w:eastAsiaTheme="minorEastAsia" w:hAnsi="Cambria Math" w:cs="B Nazanin"/>
                      <w:i/>
                      <w:sz w:val="28"/>
                      <w:szCs w:val="28"/>
                      <w:lang w:bidi="fa-IR"/>
                    </w:rPr>
                  </m:ctrlPr>
                </m:naryPr>
                <m:sub>
                  <m:r>
                    <w:rPr>
                      <w:rFonts w:ascii="Cambria Math" w:eastAsiaTheme="minorEastAsia" w:hAnsi="Cambria Math" w:cs="B Nazanin"/>
                      <w:sz w:val="28"/>
                      <w:szCs w:val="28"/>
                      <w:lang w:bidi="fa-IR"/>
                    </w:rPr>
                    <m:t>k∈</m:t>
                  </m:r>
                  <m:sSub>
                    <m:sSubPr>
                      <m:ctrlPr>
                        <w:rPr>
                          <w:rFonts w:ascii="Cambria Math" w:eastAsiaTheme="minorEastAsia" w:hAnsi="Cambria Math" w:cs="B Nazanin"/>
                          <w:i/>
                          <w:sz w:val="28"/>
                          <w:szCs w:val="28"/>
                          <w:lang w:bidi="fa-IR"/>
                        </w:rPr>
                      </m:ctrlPr>
                    </m:sSubPr>
                    <m:e>
                      <m:r>
                        <m:rPr>
                          <m:scr m:val="script"/>
                        </m:rPr>
                        <w:rPr>
                          <w:rFonts w:ascii="Cambria Math" w:eastAsiaTheme="minorEastAsia" w:hAnsi="Cambria Math" w:cs="B Nazanin"/>
                          <w:sz w:val="28"/>
                          <w:szCs w:val="28"/>
                          <w:lang w:bidi="fa-IR"/>
                        </w:rPr>
                        <m:t>N</m:t>
                      </m:r>
                    </m:e>
                    <m:sub>
                      <m:r>
                        <w:rPr>
                          <w:rFonts w:ascii="Cambria Math" w:eastAsiaTheme="minorEastAsia" w:hAnsi="Cambria Math" w:cs="B Nazanin"/>
                          <w:sz w:val="28"/>
                          <w:szCs w:val="28"/>
                          <w:lang w:bidi="fa-IR"/>
                        </w:rPr>
                        <m:t>i</m:t>
                      </m:r>
                    </m:sub>
                  </m:sSub>
                </m:sub>
                <m:sup/>
                <m:e>
                  <m:r>
                    <m:rPr>
                      <m:sty m:val="p"/>
                    </m:rPr>
                    <w:rPr>
                      <w:rFonts w:ascii="Cambria Math" w:eastAsiaTheme="minorEastAsia" w:hAnsi="Cambria Math" w:cs="B Nazanin"/>
                      <w:sz w:val="28"/>
                      <w:szCs w:val="28"/>
                      <w:lang w:bidi="fa-IR"/>
                    </w:rPr>
                    <m:t>exp⁡</m:t>
                  </m:r>
                  <m:r>
                    <w:rPr>
                      <w:rFonts w:ascii="Cambria Math" w:eastAsiaTheme="minorEastAsia" w:hAnsi="Cambria Math" w:cs="B Nazanin"/>
                      <w:sz w:val="28"/>
                      <w:szCs w:val="28"/>
                      <w:lang w:bidi="fa-IR"/>
                    </w:rPr>
                    <m:t>(</m:t>
                  </m:r>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e</m:t>
                      </m:r>
                    </m:e>
                    <m:sub>
                      <m:r>
                        <w:rPr>
                          <w:rFonts w:ascii="Cambria Math" w:eastAsiaTheme="minorEastAsia" w:hAnsi="Cambria Math" w:cs="B Nazanin"/>
                          <w:sz w:val="28"/>
                          <w:szCs w:val="28"/>
                          <w:lang w:bidi="fa-IR"/>
                        </w:rPr>
                        <m:t>ik</m:t>
                      </m:r>
                    </m:sub>
                  </m:sSub>
                  <m:r>
                    <w:rPr>
                      <w:rFonts w:ascii="Cambria Math" w:eastAsiaTheme="minorEastAsia" w:hAnsi="Cambria Math" w:cs="B Nazanin"/>
                      <w:sz w:val="28"/>
                      <w:szCs w:val="28"/>
                      <w:lang w:bidi="fa-IR"/>
                    </w:rPr>
                    <m:t>)</m:t>
                  </m:r>
                </m:e>
              </m:nary>
            </m:den>
          </m:f>
        </m:oMath>
      </m:oMathPara>
    </w:p>
    <w:p w14:paraId="10F0E4E0" w14:textId="25ECF876" w:rsidR="0028155F" w:rsidRDefault="007055E4" w:rsidP="0028155F">
      <w:pPr>
        <w:bidi/>
        <w:jc w:val="both"/>
        <w:rPr>
          <w:rFonts w:eastAsiaTheme="minorEastAsia" w:cs="B Nazanin"/>
          <w:i/>
          <w:sz w:val="28"/>
          <w:szCs w:val="28"/>
          <w:rtl/>
          <w:lang w:bidi="fa-IR"/>
        </w:rPr>
      </w:pPr>
      <w:r>
        <w:rPr>
          <w:rFonts w:eastAsiaTheme="minorEastAsia" w:cs="B Nazanin" w:hint="cs"/>
          <w:i/>
          <w:sz w:val="28"/>
          <w:szCs w:val="28"/>
          <w:rtl/>
          <w:lang w:bidi="fa-IR"/>
        </w:rPr>
        <w:t xml:space="preserve">در آزمایش‌های این مقاله مکانیزم توجه </w:t>
      </w:r>
      <w:r>
        <w:rPr>
          <w:rFonts w:eastAsiaTheme="minorEastAsia" w:cs="B Nazanin"/>
          <w:i/>
          <w:sz w:val="28"/>
          <w:szCs w:val="28"/>
          <w:lang w:bidi="fa-IR"/>
        </w:rPr>
        <w:t>a</w:t>
      </w:r>
      <w:r>
        <w:rPr>
          <w:rFonts w:eastAsiaTheme="minorEastAsia" w:cs="B Nazanin" w:hint="cs"/>
          <w:i/>
          <w:sz w:val="28"/>
          <w:szCs w:val="28"/>
          <w:rtl/>
          <w:lang w:bidi="fa-IR"/>
        </w:rPr>
        <w:t xml:space="preserve"> یک لایۀ شبکه عصبی رو به جلو در نظر گرفته شده که با بردار وزن </w:t>
      </w:r>
      <m:oMath>
        <m:acc>
          <m:accPr>
            <m:chr m:val="⃗"/>
            <m:ctrlPr>
              <w:rPr>
                <w:rFonts w:ascii="Cambria Math" w:eastAsiaTheme="minorEastAsia" w:hAnsi="Cambria Math" w:cs="B Nazanin"/>
                <w:i/>
                <w:sz w:val="28"/>
                <w:szCs w:val="28"/>
                <w:lang w:bidi="fa-IR"/>
              </w:rPr>
            </m:ctrlPr>
          </m:accPr>
          <m:e>
            <m:r>
              <w:rPr>
                <w:rFonts w:ascii="Cambria Math" w:eastAsiaTheme="minorEastAsia" w:hAnsi="Cambria Math" w:cs="B Nazanin"/>
                <w:sz w:val="28"/>
                <w:szCs w:val="28"/>
                <w:lang w:bidi="fa-IR"/>
              </w:rPr>
              <m:t>a</m:t>
            </m:r>
          </m:e>
        </m:acc>
        <m:r>
          <w:rPr>
            <w:rFonts w:ascii="Cambria Math" w:eastAsiaTheme="minorEastAsia" w:hAnsi="Cambria Math" w:cs="B Nazanin"/>
            <w:sz w:val="28"/>
            <w:szCs w:val="28"/>
            <w:lang w:bidi="fa-IR"/>
          </w:rPr>
          <m:t>∈</m:t>
        </m:r>
        <m:sSup>
          <m:sSupPr>
            <m:ctrlPr>
              <w:rPr>
                <w:rFonts w:ascii="Cambria Math" w:hAnsi="Cambria Math" w:cs="B Nazanin"/>
                <w:i/>
                <w:sz w:val="28"/>
                <w:szCs w:val="28"/>
                <w:lang w:bidi="fa-IR"/>
              </w:rPr>
            </m:ctrlPr>
          </m:sSupPr>
          <m:e>
            <m:r>
              <m:rPr>
                <m:scr m:val="double-struck"/>
              </m:rPr>
              <w:rPr>
                <w:rFonts w:ascii="Cambria Math" w:hAnsi="Cambria Math" w:cs="B Nazanin"/>
                <w:sz w:val="28"/>
                <w:szCs w:val="28"/>
                <w:lang w:bidi="fa-IR"/>
              </w:rPr>
              <m:t>R</m:t>
            </m:r>
          </m:e>
          <m:sup>
            <m:sSup>
              <m:sSupPr>
                <m:ctrlPr>
                  <w:rPr>
                    <w:rFonts w:ascii="Cambria Math" w:hAnsi="Cambria Math" w:cs="B Nazanin"/>
                    <w:i/>
                    <w:sz w:val="28"/>
                    <w:szCs w:val="28"/>
                    <w:lang w:bidi="fa-IR"/>
                  </w:rPr>
                </m:ctrlPr>
              </m:sSupPr>
              <m:e>
                <m:r>
                  <w:rPr>
                    <w:rFonts w:ascii="Cambria Math" w:hAnsi="Cambria Math" w:cs="B Nazanin"/>
                    <w:sz w:val="28"/>
                    <w:szCs w:val="28"/>
                    <w:lang w:bidi="fa-IR"/>
                  </w:rPr>
                  <m:t>2F</m:t>
                </m:r>
              </m:e>
              <m:sup>
                <m:r>
                  <w:rPr>
                    <w:rFonts w:ascii="Cambria Math" w:hAnsi="Cambria Math" w:cs="B Nazanin"/>
                    <w:sz w:val="28"/>
                    <w:szCs w:val="28"/>
                    <w:lang w:bidi="fa-IR"/>
                  </w:rPr>
                  <m:t>'</m:t>
                </m:r>
              </m:sup>
            </m:sSup>
          </m:sup>
        </m:sSup>
      </m:oMath>
      <w:r>
        <w:rPr>
          <w:rFonts w:eastAsiaTheme="minorEastAsia" w:cs="B Nazanin" w:hint="cs"/>
          <w:i/>
          <w:sz w:val="28"/>
          <w:szCs w:val="28"/>
          <w:rtl/>
          <w:lang w:bidi="fa-IR"/>
        </w:rPr>
        <w:t xml:space="preserve"> پارامتری شده و یک تابع غیرخطی </w:t>
      </w:r>
      <w:proofErr w:type="spellStart"/>
      <w:r>
        <w:rPr>
          <w:rFonts w:eastAsiaTheme="minorEastAsia" w:cs="B Nazanin"/>
          <w:i/>
          <w:sz w:val="28"/>
          <w:szCs w:val="28"/>
          <w:lang w:bidi="fa-IR"/>
        </w:rPr>
        <w:t>LeakyReLU</w:t>
      </w:r>
      <w:proofErr w:type="spellEnd"/>
      <w:r>
        <w:rPr>
          <w:rFonts w:eastAsiaTheme="minorEastAsia" w:cs="B Nazanin" w:hint="cs"/>
          <w:i/>
          <w:sz w:val="28"/>
          <w:szCs w:val="28"/>
          <w:rtl/>
          <w:lang w:bidi="fa-IR"/>
        </w:rPr>
        <w:t xml:space="preserve"> (با ضریب</w:t>
      </w:r>
      <w:r w:rsidR="00C7003B">
        <w:rPr>
          <w:rFonts w:eastAsiaTheme="minorEastAsia" w:cs="B Nazanin" w:hint="cs"/>
          <w:i/>
          <w:sz w:val="28"/>
          <w:szCs w:val="28"/>
          <w:rtl/>
          <w:lang w:bidi="fa-IR"/>
        </w:rPr>
        <w:t xml:space="preserve"> </w:t>
      </w:r>
      <m:oMath>
        <m:r>
          <w:rPr>
            <w:rFonts w:ascii="Cambria Math" w:eastAsiaTheme="minorEastAsia" w:hAnsi="Cambria Math" w:cs="Cambria Math" w:hint="cs"/>
            <w:sz w:val="28"/>
            <w:szCs w:val="28"/>
            <w:rtl/>
            <w:lang w:bidi="fa-IR"/>
          </w:rPr>
          <m:t>α</m:t>
        </m:r>
        <m:r>
          <w:rPr>
            <w:rFonts w:ascii="Cambria Math" w:eastAsiaTheme="minorEastAsia" w:hAnsi="Cambria Math" w:cs="B Nazanin"/>
            <w:sz w:val="28"/>
            <w:szCs w:val="28"/>
            <w:lang w:bidi="fa-IR"/>
          </w:rPr>
          <m:t>=0.2</m:t>
        </m:r>
      </m:oMath>
      <w:r>
        <w:rPr>
          <w:rFonts w:eastAsiaTheme="minorEastAsia" w:cs="B Nazanin" w:hint="cs"/>
          <w:i/>
          <w:sz w:val="28"/>
          <w:szCs w:val="28"/>
          <w:rtl/>
          <w:lang w:bidi="fa-IR"/>
        </w:rPr>
        <w:t xml:space="preserve"> برای ورودی منفی) نیز روی آن اعمال می‌شود.</w:t>
      </w:r>
      <w:r w:rsidR="00886806">
        <w:rPr>
          <w:rFonts w:eastAsiaTheme="minorEastAsia" w:cs="B Nazanin" w:hint="cs"/>
          <w:i/>
          <w:sz w:val="28"/>
          <w:szCs w:val="28"/>
          <w:rtl/>
          <w:lang w:bidi="fa-IR"/>
        </w:rPr>
        <w:t xml:space="preserve"> در نتیجه خواهیم داشت:</w:t>
      </w:r>
    </w:p>
    <w:p w14:paraId="0F048164" w14:textId="77777777" w:rsidR="00705DF2" w:rsidRDefault="00705DF2" w:rsidP="00705DF2">
      <w:pPr>
        <w:bidi/>
        <w:jc w:val="both"/>
        <w:rPr>
          <w:rFonts w:eastAsiaTheme="minorEastAsia" w:cs="B Nazanin"/>
          <w:i/>
          <w:sz w:val="28"/>
          <w:szCs w:val="28"/>
          <w:lang w:bidi="fa-IR"/>
        </w:rPr>
      </w:pPr>
    </w:p>
    <w:p w14:paraId="67951D2B" w14:textId="38AE8C29" w:rsidR="00886806" w:rsidRDefault="00255F20" w:rsidP="00886806">
      <w:pPr>
        <w:bidi/>
        <w:jc w:val="center"/>
        <w:rPr>
          <w:rFonts w:eastAsiaTheme="minorEastAsia" w:cs="B Nazanin"/>
          <w:i/>
          <w:sz w:val="28"/>
          <w:szCs w:val="28"/>
          <w:rtl/>
          <w:lang w:bidi="fa-IR"/>
        </w:rPr>
      </w:pPr>
      <m:oMathPara>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α</m:t>
              </m:r>
            </m:e>
            <m:sub>
              <m:r>
                <w:rPr>
                  <w:rFonts w:ascii="Cambria Math" w:eastAsiaTheme="minorEastAsia" w:hAnsi="Cambria Math" w:cs="B Nazanin"/>
                  <w:sz w:val="28"/>
                  <w:szCs w:val="28"/>
                  <w:lang w:bidi="fa-IR"/>
                </w:rPr>
                <m:t>ij</m:t>
              </m:r>
            </m:sub>
          </m:sSub>
          <m:r>
            <w:rPr>
              <w:rFonts w:ascii="Cambria Math" w:eastAsiaTheme="minorEastAsia" w:hAnsi="Cambria Math" w:cs="B Nazanin"/>
              <w:sz w:val="28"/>
              <w:szCs w:val="28"/>
              <w:lang w:bidi="fa-IR"/>
            </w:rPr>
            <m:t>=</m:t>
          </m:r>
          <m:f>
            <m:fPr>
              <m:ctrlPr>
                <w:rPr>
                  <w:rFonts w:ascii="Cambria Math" w:eastAsiaTheme="minorEastAsia" w:hAnsi="Cambria Math" w:cs="B Nazanin"/>
                  <w:i/>
                  <w:sz w:val="28"/>
                  <w:szCs w:val="28"/>
                  <w:lang w:bidi="fa-IR"/>
                </w:rPr>
              </m:ctrlPr>
            </m:fPr>
            <m:num>
              <m:r>
                <m:rPr>
                  <m:sty m:val="p"/>
                </m:rPr>
                <w:rPr>
                  <w:rFonts w:ascii="Cambria Math" w:eastAsiaTheme="minorEastAsia" w:hAnsi="Cambria Math" w:cs="B Nazanin"/>
                  <w:sz w:val="28"/>
                  <w:szCs w:val="28"/>
                  <w:lang w:bidi="fa-IR"/>
                </w:rPr>
                <m:t>exp⁡</m:t>
              </m:r>
              <m:r>
                <w:rPr>
                  <w:rFonts w:ascii="Cambria Math" w:eastAsiaTheme="minorEastAsia" w:hAnsi="Cambria Math" w:cs="B Nazanin"/>
                  <w:sz w:val="28"/>
                  <w:szCs w:val="28"/>
                  <w:lang w:bidi="fa-IR"/>
                </w:rPr>
                <m:t xml:space="preserve">(LeakyReLU ( </m:t>
              </m:r>
              <m:sSup>
                <m:sSupPr>
                  <m:ctrlPr>
                    <w:rPr>
                      <w:rFonts w:ascii="Cambria Math" w:eastAsiaTheme="minorEastAsia" w:hAnsi="Cambria Math" w:cs="B Nazanin"/>
                      <w:i/>
                      <w:sz w:val="28"/>
                      <w:szCs w:val="28"/>
                      <w:lang w:bidi="fa-IR"/>
                    </w:rPr>
                  </m:ctrlPr>
                </m:sSupPr>
                <m:e>
                  <m:acc>
                    <m:accPr>
                      <m:chr m:val="⃗"/>
                      <m:ctrlPr>
                        <w:rPr>
                          <w:rFonts w:ascii="Cambria Math" w:eastAsiaTheme="minorEastAsia" w:hAnsi="Cambria Math" w:cs="B Nazanin"/>
                          <w:i/>
                          <w:sz w:val="28"/>
                          <w:szCs w:val="28"/>
                          <w:lang w:bidi="fa-IR"/>
                        </w:rPr>
                      </m:ctrlPr>
                    </m:accPr>
                    <m:e>
                      <m:r>
                        <w:rPr>
                          <w:rFonts w:ascii="Cambria Math" w:eastAsiaTheme="minorEastAsia" w:hAnsi="Cambria Math" w:cs="B Nazanin"/>
                          <w:sz w:val="28"/>
                          <w:szCs w:val="28"/>
                          <w:lang w:bidi="fa-IR"/>
                        </w:rPr>
                        <m:t>a</m:t>
                      </m:r>
                    </m:e>
                  </m:acc>
                </m:e>
                <m:sup>
                  <m:r>
                    <w:rPr>
                      <w:rFonts w:ascii="Cambria Math" w:eastAsiaTheme="minorEastAsia" w:hAnsi="Cambria Math" w:cs="B Nazanin"/>
                      <w:sz w:val="28"/>
                      <w:szCs w:val="28"/>
                      <w:lang w:bidi="fa-IR"/>
                    </w:rPr>
                    <m:t>T</m:t>
                  </m:r>
                </m:sup>
              </m:sSup>
              <m:r>
                <w:rPr>
                  <w:rFonts w:ascii="Cambria Math" w:eastAsiaTheme="minorEastAsia" w:hAnsi="Cambria Math" w:cs="B Nazanin"/>
                  <w:sz w:val="28"/>
                  <w:szCs w:val="28"/>
                  <w:lang w:bidi="fa-IR"/>
                </w:rPr>
                <m:t xml:space="preserve"> [W</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i</m:t>
                      </m:r>
                    </m:sub>
                  </m:sSub>
                </m:e>
              </m:acc>
              <m:r>
                <w:rPr>
                  <w:rFonts w:ascii="Cambria Math" w:hAnsi="Cambria Math" w:cs="B Nazanin"/>
                  <w:sz w:val="28"/>
                  <w:szCs w:val="28"/>
                  <w:lang w:bidi="fa-IR"/>
                </w:rPr>
                <m:t xml:space="preserve"> || W</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j</m:t>
                      </m:r>
                    </m:sub>
                  </m:sSub>
                </m:e>
              </m:acc>
              <m:r>
                <w:rPr>
                  <w:rFonts w:ascii="Cambria Math" w:eastAsiaTheme="minorEastAsia" w:hAnsi="Cambria Math" w:cs="B Nazanin"/>
                  <w:sz w:val="28"/>
                  <w:szCs w:val="28"/>
                  <w:lang w:bidi="fa-IR"/>
                </w:rPr>
                <m:t>] ) )</m:t>
              </m:r>
            </m:num>
            <m:den>
              <m:nary>
                <m:naryPr>
                  <m:chr m:val="∑"/>
                  <m:limLoc m:val="undOvr"/>
                  <m:supHide m:val="1"/>
                  <m:ctrlPr>
                    <w:rPr>
                      <w:rFonts w:ascii="Cambria Math" w:eastAsiaTheme="minorEastAsia" w:hAnsi="Cambria Math" w:cs="B Nazanin"/>
                      <w:i/>
                      <w:sz w:val="28"/>
                      <w:szCs w:val="28"/>
                      <w:lang w:bidi="fa-IR"/>
                    </w:rPr>
                  </m:ctrlPr>
                </m:naryPr>
                <m:sub>
                  <m:r>
                    <w:rPr>
                      <w:rFonts w:ascii="Cambria Math" w:eastAsiaTheme="minorEastAsia" w:hAnsi="Cambria Math" w:cs="B Nazanin"/>
                      <w:sz w:val="28"/>
                      <w:szCs w:val="28"/>
                      <w:lang w:bidi="fa-IR"/>
                    </w:rPr>
                    <m:t>k∈</m:t>
                  </m:r>
                  <m:sSub>
                    <m:sSubPr>
                      <m:ctrlPr>
                        <w:rPr>
                          <w:rFonts w:ascii="Cambria Math" w:eastAsiaTheme="minorEastAsia" w:hAnsi="Cambria Math" w:cs="B Nazanin"/>
                          <w:i/>
                          <w:sz w:val="28"/>
                          <w:szCs w:val="28"/>
                          <w:lang w:bidi="fa-IR"/>
                        </w:rPr>
                      </m:ctrlPr>
                    </m:sSubPr>
                    <m:e>
                      <m:r>
                        <m:rPr>
                          <m:scr m:val="script"/>
                        </m:rPr>
                        <w:rPr>
                          <w:rFonts w:ascii="Cambria Math" w:eastAsiaTheme="minorEastAsia" w:hAnsi="Cambria Math" w:cs="B Nazanin"/>
                          <w:sz w:val="28"/>
                          <w:szCs w:val="28"/>
                          <w:lang w:bidi="fa-IR"/>
                        </w:rPr>
                        <m:t>N</m:t>
                      </m:r>
                    </m:e>
                    <m:sub>
                      <m:r>
                        <w:rPr>
                          <w:rFonts w:ascii="Cambria Math" w:eastAsiaTheme="minorEastAsia" w:hAnsi="Cambria Math" w:cs="B Nazanin"/>
                          <w:sz w:val="28"/>
                          <w:szCs w:val="28"/>
                          <w:lang w:bidi="fa-IR"/>
                        </w:rPr>
                        <m:t>i</m:t>
                      </m:r>
                    </m:sub>
                  </m:sSub>
                </m:sub>
                <m:sup/>
                <m:e>
                  <m:r>
                    <m:rPr>
                      <m:sty m:val="p"/>
                    </m:rPr>
                    <w:rPr>
                      <w:rFonts w:ascii="Cambria Math" w:eastAsiaTheme="minorEastAsia" w:hAnsi="Cambria Math" w:cs="B Nazanin"/>
                      <w:sz w:val="28"/>
                      <w:szCs w:val="28"/>
                      <w:lang w:bidi="fa-IR"/>
                    </w:rPr>
                    <m:t>exp⁡</m:t>
                  </m:r>
                  <m:r>
                    <w:rPr>
                      <w:rFonts w:ascii="Cambria Math" w:eastAsiaTheme="minorEastAsia" w:hAnsi="Cambria Math" w:cs="B Nazanin"/>
                      <w:sz w:val="28"/>
                      <w:szCs w:val="28"/>
                      <w:lang w:bidi="fa-IR"/>
                    </w:rPr>
                    <m:t xml:space="preserve">(LeakyReLU ( </m:t>
                  </m:r>
                  <m:sSup>
                    <m:sSupPr>
                      <m:ctrlPr>
                        <w:rPr>
                          <w:rFonts w:ascii="Cambria Math" w:eastAsiaTheme="minorEastAsia" w:hAnsi="Cambria Math" w:cs="B Nazanin"/>
                          <w:i/>
                          <w:sz w:val="28"/>
                          <w:szCs w:val="28"/>
                          <w:lang w:bidi="fa-IR"/>
                        </w:rPr>
                      </m:ctrlPr>
                    </m:sSupPr>
                    <m:e>
                      <m:acc>
                        <m:accPr>
                          <m:chr m:val="⃗"/>
                          <m:ctrlPr>
                            <w:rPr>
                              <w:rFonts w:ascii="Cambria Math" w:eastAsiaTheme="minorEastAsia" w:hAnsi="Cambria Math" w:cs="B Nazanin"/>
                              <w:i/>
                              <w:sz w:val="28"/>
                              <w:szCs w:val="28"/>
                              <w:lang w:bidi="fa-IR"/>
                            </w:rPr>
                          </m:ctrlPr>
                        </m:accPr>
                        <m:e>
                          <m:r>
                            <w:rPr>
                              <w:rFonts w:ascii="Cambria Math" w:eastAsiaTheme="minorEastAsia" w:hAnsi="Cambria Math" w:cs="B Nazanin"/>
                              <w:sz w:val="28"/>
                              <w:szCs w:val="28"/>
                              <w:lang w:bidi="fa-IR"/>
                            </w:rPr>
                            <m:t>a</m:t>
                          </m:r>
                        </m:e>
                      </m:acc>
                    </m:e>
                    <m:sup>
                      <m:r>
                        <w:rPr>
                          <w:rFonts w:ascii="Cambria Math" w:eastAsiaTheme="minorEastAsia" w:hAnsi="Cambria Math" w:cs="B Nazanin"/>
                          <w:sz w:val="28"/>
                          <w:szCs w:val="28"/>
                          <w:lang w:bidi="fa-IR"/>
                        </w:rPr>
                        <m:t>T</m:t>
                      </m:r>
                    </m:sup>
                  </m:sSup>
                  <m:r>
                    <w:rPr>
                      <w:rFonts w:ascii="Cambria Math" w:eastAsiaTheme="minorEastAsia" w:hAnsi="Cambria Math" w:cs="B Nazanin"/>
                      <w:sz w:val="28"/>
                      <w:szCs w:val="28"/>
                      <w:lang w:bidi="fa-IR"/>
                    </w:rPr>
                    <m:t xml:space="preserve"> [W</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i</m:t>
                          </m:r>
                        </m:sub>
                      </m:sSub>
                    </m:e>
                  </m:acc>
                  <m:r>
                    <w:rPr>
                      <w:rFonts w:ascii="Cambria Math" w:hAnsi="Cambria Math" w:cs="B Nazanin"/>
                      <w:sz w:val="28"/>
                      <w:szCs w:val="28"/>
                      <w:lang w:bidi="fa-IR"/>
                    </w:rPr>
                    <m:t xml:space="preserve"> || W</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k</m:t>
                          </m:r>
                        </m:sub>
                      </m:sSub>
                    </m:e>
                  </m:acc>
                  <m:r>
                    <w:rPr>
                      <w:rFonts w:ascii="Cambria Math" w:eastAsiaTheme="minorEastAsia" w:hAnsi="Cambria Math" w:cs="B Nazanin"/>
                      <w:sz w:val="28"/>
                      <w:szCs w:val="28"/>
                      <w:lang w:bidi="fa-IR"/>
                    </w:rPr>
                    <m:t>] ))</m:t>
                  </m:r>
                </m:e>
              </m:nary>
            </m:den>
          </m:f>
        </m:oMath>
      </m:oMathPara>
    </w:p>
    <w:p w14:paraId="680BC0B6" w14:textId="77777777" w:rsidR="00705DF2" w:rsidRDefault="00705DF2" w:rsidP="00AD7C59">
      <w:pPr>
        <w:bidi/>
        <w:jc w:val="lowKashida"/>
        <w:rPr>
          <w:rFonts w:eastAsiaTheme="minorEastAsia" w:cs="B Nazanin"/>
          <w:i/>
          <w:sz w:val="28"/>
          <w:szCs w:val="28"/>
          <w:rtl/>
          <w:lang w:bidi="fa-IR"/>
        </w:rPr>
      </w:pPr>
    </w:p>
    <w:p w14:paraId="44CD1E6B" w14:textId="57AECD6D" w:rsidR="00DD0E40" w:rsidRDefault="00DD0E40" w:rsidP="00705DF2">
      <w:pPr>
        <w:bidi/>
        <w:jc w:val="lowKashida"/>
        <w:rPr>
          <w:rFonts w:eastAsiaTheme="minorEastAsia" w:cs="B Nazanin"/>
          <w:i/>
          <w:sz w:val="28"/>
          <w:szCs w:val="28"/>
          <w:rtl/>
          <w:lang w:bidi="fa-IR"/>
        </w:rPr>
      </w:pPr>
      <w:r>
        <w:rPr>
          <w:rFonts w:eastAsiaTheme="minorEastAsia" w:cs="B Nazanin" w:hint="cs"/>
          <w:i/>
          <w:sz w:val="28"/>
          <w:szCs w:val="28"/>
          <w:rtl/>
          <w:lang w:bidi="fa-IR"/>
        </w:rPr>
        <w:t>رابطۀ بالا در شکل 1.1 بصورت بصری نمایش داده شده است:</w:t>
      </w:r>
    </w:p>
    <w:p w14:paraId="3011E399" w14:textId="6B35A83F" w:rsidR="00DD0E40" w:rsidRDefault="00DD0E40" w:rsidP="00DD0E40">
      <w:pPr>
        <w:bidi/>
        <w:jc w:val="center"/>
        <w:rPr>
          <w:rFonts w:eastAsiaTheme="minorEastAsia" w:cs="B Nazanin"/>
          <w:i/>
          <w:sz w:val="28"/>
          <w:szCs w:val="28"/>
          <w:rtl/>
          <w:lang w:bidi="fa-IR"/>
        </w:rPr>
      </w:pPr>
      <w:r>
        <w:rPr>
          <w:rFonts w:eastAsiaTheme="minorEastAsia" w:cs="B Nazanin"/>
          <w:i/>
          <w:noProof/>
          <w:sz w:val="28"/>
          <w:szCs w:val="28"/>
          <w:rtl/>
          <w:lang w:val="fa-IR" w:bidi="fa-IR"/>
        </w:rPr>
        <w:lastRenderedPageBreak/>
        <w:drawing>
          <wp:inline distT="0" distB="0" distL="0" distR="0" wp14:anchorId="1F5658A8" wp14:editId="6BD27C2F">
            <wp:extent cx="2684834" cy="3166899"/>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2690726" cy="3173848"/>
                    </a:xfrm>
                    <a:prstGeom prst="rect">
                      <a:avLst/>
                    </a:prstGeom>
                  </pic:spPr>
                </pic:pic>
              </a:graphicData>
            </a:graphic>
          </wp:inline>
        </w:drawing>
      </w:r>
    </w:p>
    <w:p w14:paraId="048478F1" w14:textId="6A95E7D1" w:rsidR="00DD0E40" w:rsidRPr="00DD0E40" w:rsidRDefault="00DD0E40" w:rsidP="00DD0E40">
      <w:pPr>
        <w:bidi/>
        <w:jc w:val="center"/>
        <w:rPr>
          <w:rFonts w:eastAsiaTheme="minorEastAsia" w:cs="B Nazanin"/>
          <w:i/>
          <w:rtl/>
          <w:lang w:bidi="fa-IR"/>
        </w:rPr>
      </w:pPr>
      <w:r w:rsidRPr="00DD0E40">
        <w:rPr>
          <w:rFonts w:eastAsiaTheme="minorEastAsia" w:cs="B Nazanin" w:hint="cs"/>
          <w:b/>
          <w:bCs/>
          <w:i/>
          <w:rtl/>
          <w:lang w:bidi="fa-IR"/>
        </w:rPr>
        <w:t xml:space="preserve">شکل 1.1: </w:t>
      </w:r>
      <w:r w:rsidRPr="00DD0E40">
        <w:rPr>
          <w:rFonts w:eastAsiaTheme="minorEastAsia" w:cs="B Nazanin" w:hint="cs"/>
          <w:i/>
          <w:rtl/>
          <w:lang w:bidi="fa-IR"/>
        </w:rPr>
        <w:t xml:space="preserve">مکانیزم توجه </w:t>
      </w:r>
      <m:oMath>
        <m:r>
          <w:rPr>
            <w:rFonts w:ascii="Cambria Math" w:eastAsiaTheme="minorEastAsia" w:hAnsi="Cambria Math" w:cs="B Nazanin"/>
            <w:lang w:bidi="fa-IR"/>
          </w:rPr>
          <m:t>a(W</m:t>
        </m:r>
        <m:acc>
          <m:accPr>
            <m:chr m:val="⃗"/>
            <m:ctrlPr>
              <w:rPr>
                <w:rFonts w:ascii="Cambria Math" w:hAnsi="Cambria Math" w:cs="B Nazanin"/>
                <w:i/>
                <w:lang w:bidi="fa-IR"/>
              </w:rPr>
            </m:ctrlPr>
          </m:accPr>
          <m:e>
            <m:sSub>
              <m:sSubPr>
                <m:ctrlPr>
                  <w:rPr>
                    <w:rFonts w:ascii="Cambria Math" w:hAnsi="Cambria Math" w:cs="B Nazanin"/>
                    <w:i/>
                    <w:lang w:bidi="fa-IR"/>
                  </w:rPr>
                </m:ctrlPr>
              </m:sSubPr>
              <m:e>
                <m:r>
                  <w:rPr>
                    <w:rFonts w:ascii="Cambria Math" w:hAnsi="Cambria Math" w:cs="B Nazanin"/>
                    <w:lang w:bidi="fa-IR"/>
                  </w:rPr>
                  <m:t>h</m:t>
                </m:r>
              </m:e>
              <m:sub>
                <m:r>
                  <w:rPr>
                    <w:rFonts w:ascii="Cambria Math" w:hAnsi="Cambria Math" w:cs="B Nazanin"/>
                    <w:lang w:bidi="fa-IR"/>
                  </w:rPr>
                  <m:t>i</m:t>
                </m:r>
              </m:sub>
            </m:sSub>
          </m:e>
        </m:acc>
        <m:r>
          <w:rPr>
            <w:rFonts w:ascii="Cambria Math" w:hAnsi="Cambria Math" w:cs="B Nazanin"/>
            <w:lang w:bidi="fa-IR"/>
          </w:rPr>
          <m:t xml:space="preserve"> , W</m:t>
        </m:r>
        <m:acc>
          <m:accPr>
            <m:chr m:val="⃗"/>
            <m:ctrlPr>
              <w:rPr>
                <w:rFonts w:ascii="Cambria Math" w:hAnsi="Cambria Math" w:cs="B Nazanin"/>
                <w:i/>
                <w:lang w:bidi="fa-IR"/>
              </w:rPr>
            </m:ctrlPr>
          </m:accPr>
          <m:e>
            <m:sSub>
              <m:sSubPr>
                <m:ctrlPr>
                  <w:rPr>
                    <w:rFonts w:ascii="Cambria Math" w:hAnsi="Cambria Math" w:cs="B Nazanin"/>
                    <w:i/>
                    <w:lang w:bidi="fa-IR"/>
                  </w:rPr>
                </m:ctrlPr>
              </m:sSubPr>
              <m:e>
                <m:r>
                  <w:rPr>
                    <w:rFonts w:ascii="Cambria Math" w:hAnsi="Cambria Math" w:cs="B Nazanin"/>
                    <w:lang w:bidi="fa-IR"/>
                  </w:rPr>
                  <m:t>h</m:t>
                </m:r>
              </m:e>
              <m:sub>
                <m:r>
                  <w:rPr>
                    <w:rFonts w:ascii="Cambria Math" w:hAnsi="Cambria Math" w:cs="B Nazanin"/>
                    <w:lang w:bidi="fa-IR"/>
                  </w:rPr>
                  <m:t>j</m:t>
                </m:r>
              </m:sub>
            </m:sSub>
          </m:e>
        </m:acc>
        <m:r>
          <w:rPr>
            <w:rFonts w:ascii="Cambria Math" w:hAnsi="Cambria Math" w:cs="B Nazanin"/>
            <w:lang w:bidi="fa-IR"/>
          </w:rPr>
          <m:t>)</m:t>
        </m:r>
      </m:oMath>
    </w:p>
    <w:p w14:paraId="554EE446" w14:textId="61D50928" w:rsidR="00886806" w:rsidRDefault="00AD7C59" w:rsidP="00DD0E40">
      <w:pPr>
        <w:bidi/>
        <w:jc w:val="lowKashida"/>
        <w:rPr>
          <w:rFonts w:eastAsiaTheme="minorEastAsia" w:cs="B Nazanin"/>
          <w:i/>
          <w:sz w:val="28"/>
          <w:szCs w:val="28"/>
          <w:rtl/>
          <w:lang w:bidi="fa-IR"/>
        </w:rPr>
      </w:pPr>
      <w:r>
        <w:rPr>
          <w:rFonts w:eastAsiaTheme="minorEastAsia" w:cs="B Nazanin" w:hint="cs"/>
          <w:i/>
          <w:sz w:val="28"/>
          <w:szCs w:val="28"/>
          <w:rtl/>
          <w:lang w:bidi="fa-IR"/>
        </w:rPr>
        <w:t>پس از محاسبۀ ضرایب توجه نرمال شده می‌توان یک ترکیب خطی از ویژگی‌های متناظر با آن‌ها را محاسبه کرده و (پس از اعمال یک غیرخطی‌ساز) به عنوان خروجی نهایی ویژگی هر راس ارائه داد.</w:t>
      </w:r>
    </w:p>
    <w:p w14:paraId="4CA5F120" w14:textId="297BA95B" w:rsidR="00AD7C59" w:rsidRPr="00AD7C59" w:rsidRDefault="00255F20" w:rsidP="00AD7C59">
      <w:pPr>
        <w:bidi/>
        <w:jc w:val="lowKashida"/>
        <w:rPr>
          <w:rFonts w:eastAsiaTheme="minorEastAsia" w:cs="B Nazanin"/>
          <w:i/>
          <w:sz w:val="28"/>
          <w:szCs w:val="28"/>
          <w:lang w:bidi="fa-IR"/>
        </w:rPr>
      </w:pPr>
      <m:oMathPara>
        <m:oMath>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h</m:t>
                      </m:r>
                    </m:e>
                    <m:sup>
                      <m:r>
                        <w:rPr>
                          <w:rFonts w:ascii="Cambria Math" w:hAnsi="Cambria Math" w:cs="B Nazanin"/>
                          <w:sz w:val="28"/>
                          <w:szCs w:val="28"/>
                          <w:lang w:bidi="fa-IR"/>
                        </w:rPr>
                        <m:t>'</m:t>
                      </m:r>
                    </m:sup>
                  </m:sSup>
                </m:e>
                <m:sub>
                  <m:r>
                    <w:rPr>
                      <w:rFonts w:ascii="Cambria Math" w:hAnsi="Cambria Math" w:cs="B Nazanin"/>
                      <w:sz w:val="28"/>
                      <w:szCs w:val="28"/>
                      <w:lang w:bidi="fa-IR"/>
                    </w:rPr>
                    <m:t>i</m:t>
                  </m:r>
                </m:sub>
              </m:sSub>
            </m:e>
          </m:acc>
          <m:r>
            <w:rPr>
              <w:rFonts w:ascii="Cambria Math" w:hAnsi="Cambria Math" w:cs="B Nazanin"/>
              <w:sz w:val="28"/>
              <w:szCs w:val="28"/>
              <w:lang w:bidi="fa-IR"/>
            </w:rPr>
            <m:t>=σ(</m:t>
          </m:r>
          <m:nary>
            <m:naryPr>
              <m:chr m:val="∑"/>
              <m:limLoc m:val="undOvr"/>
              <m:supHide m:val="1"/>
              <m:ctrlPr>
                <w:rPr>
                  <w:rFonts w:ascii="Cambria Math" w:hAnsi="Cambria Math" w:cs="B Nazanin"/>
                  <w:i/>
                  <w:sz w:val="28"/>
                  <w:szCs w:val="28"/>
                  <w:lang w:bidi="fa-IR"/>
                </w:rPr>
              </m:ctrlPr>
            </m:naryPr>
            <m:sub>
              <m:r>
                <w:rPr>
                  <w:rFonts w:ascii="Cambria Math" w:eastAsiaTheme="minorEastAsia" w:hAnsi="Cambria Math" w:cs="B Nazanin"/>
                  <w:sz w:val="28"/>
                  <w:szCs w:val="28"/>
                  <w:lang w:bidi="fa-IR"/>
                </w:rPr>
                <m:t>j∈</m:t>
              </m:r>
              <m:sSub>
                <m:sSubPr>
                  <m:ctrlPr>
                    <w:rPr>
                      <w:rFonts w:ascii="Cambria Math" w:eastAsiaTheme="minorEastAsia" w:hAnsi="Cambria Math" w:cs="B Nazanin"/>
                      <w:i/>
                      <w:sz w:val="28"/>
                      <w:szCs w:val="28"/>
                      <w:lang w:bidi="fa-IR"/>
                    </w:rPr>
                  </m:ctrlPr>
                </m:sSubPr>
                <m:e>
                  <m:r>
                    <m:rPr>
                      <m:scr m:val="script"/>
                    </m:rPr>
                    <w:rPr>
                      <w:rFonts w:ascii="Cambria Math" w:eastAsiaTheme="minorEastAsia" w:hAnsi="Cambria Math" w:cs="B Nazanin"/>
                      <w:sz w:val="28"/>
                      <w:szCs w:val="28"/>
                      <w:lang w:bidi="fa-IR"/>
                    </w:rPr>
                    <m:t>N</m:t>
                  </m:r>
                </m:e>
                <m:sub>
                  <m:r>
                    <w:rPr>
                      <w:rFonts w:ascii="Cambria Math" w:eastAsiaTheme="minorEastAsia" w:hAnsi="Cambria Math" w:cs="B Nazanin"/>
                      <w:sz w:val="28"/>
                      <w:szCs w:val="28"/>
                      <w:lang w:bidi="fa-IR"/>
                    </w:rPr>
                    <m:t>i</m:t>
                  </m:r>
                </m:sub>
              </m:sSub>
            </m:sub>
            <m:sup/>
            <m:e>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α</m:t>
                  </m:r>
                </m:e>
                <m:sub>
                  <m:r>
                    <w:rPr>
                      <w:rFonts w:ascii="Cambria Math" w:eastAsiaTheme="minorEastAsia" w:hAnsi="Cambria Math" w:cs="B Nazanin"/>
                      <w:sz w:val="28"/>
                      <w:szCs w:val="28"/>
                      <w:lang w:bidi="fa-IR"/>
                    </w:rPr>
                    <m:t>ij</m:t>
                  </m:r>
                </m:sub>
              </m:sSub>
              <m:r>
                <w:rPr>
                  <w:rFonts w:ascii="Cambria Math" w:eastAsiaTheme="minorEastAsia" w:hAnsi="Cambria Math" w:cs="B Nazanin"/>
                  <w:sz w:val="28"/>
                  <w:szCs w:val="28"/>
                  <w:lang w:bidi="fa-IR"/>
                </w:rPr>
                <m:t>W</m:t>
              </m:r>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j</m:t>
                      </m:r>
                    </m:sub>
                  </m:sSub>
                </m:e>
              </m:acc>
            </m:e>
          </m:nary>
          <m:r>
            <w:rPr>
              <w:rFonts w:ascii="Cambria Math" w:hAnsi="Cambria Math" w:cs="B Nazanin"/>
              <w:sz w:val="28"/>
              <w:szCs w:val="28"/>
              <w:lang w:bidi="fa-IR"/>
            </w:rPr>
            <m:t>)</m:t>
          </m:r>
        </m:oMath>
      </m:oMathPara>
    </w:p>
    <w:p w14:paraId="0B1F3FF9" w14:textId="2F291116" w:rsidR="0028155F" w:rsidRDefault="00591D30" w:rsidP="0028155F">
      <w:pPr>
        <w:bidi/>
        <w:jc w:val="both"/>
        <w:rPr>
          <w:rFonts w:eastAsiaTheme="minorEastAsia" w:cs="B Nazanin"/>
          <w:i/>
          <w:sz w:val="28"/>
          <w:szCs w:val="28"/>
          <w:rtl/>
          <w:lang w:bidi="fa-IR"/>
        </w:rPr>
      </w:pPr>
      <w:r>
        <w:rPr>
          <w:rFonts w:eastAsiaTheme="minorEastAsia" w:cs="B Nazanin" w:hint="cs"/>
          <w:i/>
          <w:sz w:val="28"/>
          <w:szCs w:val="28"/>
          <w:rtl/>
          <w:lang w:bidi="fa-IR"/>
        </w:rPr>
        <w:t xml:space="preserve">همچنین به منظور تثبیت فرآیند یادگیری خود-توجه، این مکانیزم می‌تواند از توجه </w:t>
      </w:r>
      <w:r>
        <w:rPr>
          <w:rFonts w:eastAsiaTheme="minorEastAsia" w:cs="B Nazanin"/>
          <w:i/>
          <w:sz w:val="28"/>
          <w:szCs w:val="28"/>
          <w:lang w:bidi="fa-IR"/>
        </w:rPr>
        <w:t>multi-head</w:t>
      </w:r>
      <w:r>
        <w:rPr>
          <w:rFonts w:eastAsiaTheme="minorEastAsia" w:cs="B Nazanin" w:hint="cs"/>
          <w:i/>
          <w:sz w:val="28"/>
          <w:szCs w:val="28"/>
          <w:rtl/>
          <w:lang w:bidi="fa-IR"/>
        </w:rPr>
        <w:t xml:space="preserve"> نیز بهره ببرد. بدین منظور می‌توان </w:t>
      </w:r>
      <w:r>
        <w:rPr>
          <w:rFonts w:eastAsiaTheme="minorEastAsia" w:cs="B Nazanin"/>
          <w:i/>
          <w:sz w:val="28"/>
          <w:szCs w:val="28"/>
          <w:lang w:bidi="fa-IR"/>
        </w:rPr>
        <w:t>K</w:t>
      </w:r>
      <w:r>
        <w:rPr>
          <w:rFonts w:eastAsiaTheme="minorEastAsia" w:cs="B Nazanin" w:hint="cs"/>
          <w:i/>
          <w:sz w:val="28"/>
          <w:szCs w:val="28"/>
          <w:rtl/>
          <w:lang w:bidi="fa-IR"/>
        </w:rPr>
        <w:t xml:space="preserve"> مکانیزم توجه مستقل از یکدیگر تعریف کرده که هرکدام طبق روابط معرفی شده در بالا یک خروجی نهایی ویژگی تولید کنند. سپس </w:t>
      </w:r>
      <w:r w:rsidR="00290422">
        <w:rPr>
          <w:rFonts w:eastAsiaTheme="minorEastAsia" w:cs="B Nazanin" w:hint="cs"/>
          <w:i/>
          <w:sz w:val="28"/>
          <w:szCs w:val="28"/>
          <w:rtl/>
          <w:lang w:bidi="fa-IR"/>
        </w:rPr>
        <w:t xml:space="preserve">می‌توان </w:t>
      </w:r>
      <w:r>
        <w:rPr>
          <w:rFonts w:eastAsiaTheme="minorEastAsia" w:cs="B Nazanin" w:hint="cs"/>
          <w:i/>
          <w:sz w:val="28"/>
          <w:szCs w:val="28"/>
          <w:rtl/>
          <w:lang w:bidi="fa-IR"/>
        </w:rPr>
        <w:t>خروجی نهایی هرکدام از آن‌ها</w:t>
      </w:r>
      <w:r w:rsidR="00290422">
        <w:rPr>
          <w:rFonts w:eastAsiaTheme="minorEastAsia" w:cs="B Nazanin" w:hint="cs"/>
          <w:i/>
          <w:sz w:val="28"/>
          <w:szCs w:val="28"/>
          <w:rtl/>
          <w:lang w:bidi="fa-IR"/>
        </w:rPr>
        <w:t xml:space="preserve"> را</w:t>
      </w:r>
      <w:r>
        <w:rPr>
          <w:rFonts w:eastAsiaTheme="minorEastAsia" w:cs="B Nazanin" w:hint="cs"/>
          <w:i/>
          <w:sz w:val="28"/>
          <w:szCs w:val="28"/>
          <w:rtl/>
          <w:lang w:bidi="fa-IR"/>
        </w:rPr>
        <w:t xml:space="preserve"> با یکدیگر الحاق </w:t>
      </w:r>
      <w:r w:rsidR="00290422">
        <w:rPr>
          <w:rFonts w:eastAsiaTheme="minorEastAsia" w:cs="B Nazanin" w:hint="cs"/>
          <w:i/>
          <w:sz w:val="28"/>
          <w:szCs w:val="28"/>
          <w:rtl/>
          <w:lang w:bidi="fa-IR"/>
        </w:rPr>
        <w:t>کرد:</w:t>
      </w:r>
    </w:p>
    <w:p w14:paraId="2981A6D8" w14:textId="50AF5D3B" w:rsidR="00591D30" w:rsidRPr="00996CF2" w:rsidRDefault="00255F20" w:rsidP="00591D30">
      <w:pPr>
        <w:bidi/>
        <w:jc w:val="center"/>
        <w:rPr>
          <w:rFonts w:eastAsiaTheme="minorEastAsia" w:cs="B Nazanin"/>
          <w:i/>
          <w:sz w:val="28"/>
          <w:szCs w:val="28"/>
          <w:rtl/>
          <w:lang w:bidi="fa-IR"/>
        </w:rPr>
      </w:pPr>
      <m:oMathPara>
        <m:oMath>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h</m:t>
                      </m:r>
                    </m:e>
                    <m:sup>
                      <m:r>
                        <w:rPr>
                          <w:rFonts w:ascii="Cambria Math" w:hAnsi="Cambria Math" w:cs="B Nazanin"/>
                          <w:sz w:val="28"/>
                          <w:szCs w:val="28"/>
                          <w:lang w:bidi="fa-IR"/>
                        </w:rPr>
                        <m:t>'</m:t>
                      </m:r>
                    </m:sup>
                  </m:sSup>
                </m:e>
                <m:sub>
                  <m:r>
                    <w:rPr>
                      <w:rFonts w:ascii="Cambria Math" w:hAnsi="Cambria Math" w:cs="B Nazanin"/>
                      <w:sz w:val="28"/>
                      <w:szCs w:val="28"/>
                      <w:lang w:bidi="fa-IR"/>
                    </w:rPr>
                    <m:t>i</m:t>
                  </m:r>
                </m:sub>
              </m:sSub>
            </m:e>
          </m:acc>
          <m:r>
            <w:rPr>
              <w:rFonts w:ascii="Cambria Math" w:hAnsi="Cambria Math" w:cs="B Nazanin"/>
              <w:sz w:val="28"/>
              <w:szCs w:val="28"/>
              <w:lang w:bidi="fa-IR"/>
            </w:rPr>
            <m:t>=</m:t>
          </m:r>
          <m:m>
            <m:mPr>
              <m:mcs>
                <m:mc>
                  <m:mcPr>
                    <m:count m:val="1"/>
                    <m:mcJc m:val="center"/>
                  </m:mcPr>
                </m:mc>
              </m:mcs>
              <m:ctrlPr>
                <w:rPr>
                  <w:rFonts w:ascii="Cambria Math" w:hAnsi="Cambria Math" w:cs="B Nazanin"/>
                  <w:i/>
                  <w:sz w:val="28"/>
                  <w:szCs w:val="28"/>
                  <w:lang w:bidi="fa-IR"/>
                </w:rPr>
              </m:ctrlPr>
            </m:mPr>
            <m:mr>
              <m:e>
                <m:r>
                  <w:rPr>
                    <w:rFonts w:ascii="Cambria Math" w:hAnsi="Cambria Math" w:cs="B Nazanin"/>
                    <w:sz w:val="28"/>
                    <w:szCs w:val="28"/>
                    <w:lang w:bidi="fa-IR"/>
                  </w:rPr>
                  <m:t>K</m:t>
                </m:r>
              </m:e>
            </m:mr>
            <m:mr>
              <m:e>
                <m:r>
                  <w:rPr>
                    <w:rFonts w:ascii="Cambria Math" w:hAnsi="Cambria Math" w:cs="B Nazanin"/>
                    <w:sz w:val="28"/>
                    <w:szCs w:val="28"/>
                    <w:lang w:bidi="fa-IR"/>
                  </w:rPr>
                  <m:t>||</m:t>
                </m:r>
              </m:e>
            </m:mr>
            <m:mr>
              <m:e>
                <m:r>
                  <w:rPr>
                    <w:rFonts w:ascii="Cambria Math" w:hAnsi="Cambria Math" w:cs="B Nazanin"/>
                    <w:sz w:val="28"/>
                    <w:szCs w:val="28"/>
                    <w:lang w:bidi="fa-IR"/>
                  </w:rPr>
                  <m:t>k=1</m:t>
                </m:r>
              </m:e>
            </m:mr>
          </m:m>
          <m:r>
            <w:rPr>
              <w:rFonts w:ascii="Cambria Math" w:hAnsi="Cambria Math" w:cs="B Nazanin"/>
              <w:sz w:val="28"/>
              <w:szCs w:val="28"/>
              <w:lang w:bidi="fa-IR"/>
            </w:rPr>
            <m:t>( σ(</m:t>
          </m:r>
          <m:nary>
            <m:naryPr>
              <m:chr m:val="∑"/>
              <m:limLoc m:val="undOvr"/>
              <m:supHide m:val="1"/>
              <m:ctrlPr>
                <w:rPr>
                  <w:rFonts w:ascii="Cambria Math" w:hAnsi="Cambria Math" w:cs="B Nazanin"/>
                  <w:i/>
                  <w:sz w:val="28"/>
                  <w:szCs w:val="28"/>
                  <w:lang w:bidi="fa-IR"/>
                </w:rPr>
              </m:ctrlPr>
            </m:naryPr>
            <m:sub>
              <m:r>
                <w:rPr>
                  <w:rFonts w:ascii="Cambria Math" w:eastAsiaTheme="minorEastAsia" w:hAnsi="Cambria Math" w:cs="B Nazanin"/>
                  <w:sz w:val="28"/>
                  <w:szCs w:val="28"/>
                  <w:lang w:bidi="fa-IR"/>
                </w:rPr>
                <m:t>j∈</m:t>
              </m:r>
              <m:sSub>
                <m:sSubPr>
                  <m:ctrlPr>
                    <w:rPr>
                      <w:rFonts w:ascii="Cambria Math" w:eastAsiaTheme="minorEastAsia" w:hAnsi="Cambria Math" w:cs="B Nazanin"/>
                      <w:i/>
                      <w:sz w:val="28"/>
                      <w:szCs w:val="28"/>
                      <w:lang w:bidi="fa-IR"/>
                    </w:rPr>
                  </m:ctrlPr>
                </m:sSubPr>
                <m:e>
                  <m:r>
                    <m:rPr>
                      <m:scr m:val="script"/>
                    </m:rPr>
                    <w:rPr>
                      <w:rFonts w:ascii="Cambria Math" w:eastAsiaTheme="minorEastAsia" w:hAnsi="Cambria Math" w:cs="B Nazanin"/>
                      <w:sz w:val="28"/>
                      <w:szCs w:val="28"/>
                      <w:lang w:bidi="fa-IR"/>
                    </w:rPr>
                    <m:t>N</m:t>
                  </m:r>
                </m:e>
                <m:sub>
                  <m:r>
                    <w:rPr>
                      <w:rFonts w:ascii="Cambria Math" w:eastAsiaTheme="minorEastAsia" w:hAnsi="Cambria Math" w:cs="B Nazanin"/>
                      <w:sz w:val="28"/>
                      <w:szCs w:val="28"/>
                      <w:lang w:bidi="fa-IR"/>
                    </w:rPr>
                    <m:t>i</m:t>
                  </m:r>
                </m:sub>
              </m:sSub>
            </m:sub>
            <m:sup/>
            <m:e>
              <m:sSubSup>
                <m:sSubSupPr>
                  <m:ctrlPr>
                    <w:rPr>
                      <w:rFonts w:ascii="Cambria Math" w:eastAsiaTheme="minorEastAsia" w:hAnsi="Cambria Math" w:cs="B Nazanin"/>
                      <w:i/>
                      <w:sz w:val="28"/>
                      <w:szCs w:val="28"/>
                      <w:lang w:bidi="fa-IR"/>
                    </w:rPr>
                  </m:ctrlPr>
                </m:sSubSupPr>
                <m:e>
                  <m:r>
                    <w:rPr>
                      <w:rFonts w:ascii="Cambria Math" w:eastAsiaTheme="minorEastAsia" w:hAnsi="Cambria Math" w:cs="B Nazanin"/>
                      <w:sz w:val="28"/>
                      <w:szCs w:val="28"/>
                      <w:lang w:bidi="fa-IR"/>
                    </w:rPr>
                    <m:t>α</m:t>
                  </m:r>
                </m:e>
                <m:sub>
                  <m:r>
                    <w:rPr>
                      <w:rFonts w:ascii="Cambria Math" w:eastAsiaTheme="minorEastAsia" w:hAnsi="Cambria Math" w:cs="B Nazanin"/>
                      <w:sz w:val="28"/>
                      <w:szCs w:val="28"/>
                      <w:lang w:bidi="fa-IR"/>
                    </w:rPr>
                    <m:t>ij</m:t>
                  </m:r>
                </m:sub>
                <m:sup>
                  <m:r>
                    <w:rPr>
                      <w:rFonts w:ascii="Cambria Math" w:eastAsiaTheme="minorEastAsia" w:hAnsi="Cambria Math" w:cs="B Nazanin"/>
                      <w:sz w:val="28"/>
                      <w:szCs w:val="28"/>
                      <w:lang w:bidi="fa-IR"/>
                    </w:rPr>
                    <m:t>k</m:t>
                  </m:r>
                </m:sup>
              </m:sSubSup>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W</m:t>
                  </m:r>
                </m:e>
                <m:sup>
                  <m:r>
                    <w:rPr>
                      <w:rFonts w:ascii="Cambria Math" w:eastAsiaTheme="minorEastAsia" w:hAnsi="Cambria Math" w:cs="B Nazanin"/>
                      <w:sz w:val="28"/>
                      <w:szCs w:val="28"/>
                      <w:lang w:bidi="fa-IR"/>
                    </w:rPr>
                    <m:t>k</m:t>
                  </m:r>
                </m:sup>
              </m:sSup>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j</m:t>
                      </m:r>
                    </m:sub>
                  </m:sSub>
                </m:e>
              </m:acc>
            </m:e>
          </m:nary>
          <m:r>
            <w:rPr>
              <w:rFonts w:ascii="Cambria Math" w:hAnsi="Cambria Math" w:cs="B Nazanin"/>
              <w:sz w:val="28"/>
              <w:szCs w:val="28"/>
              <w:lang w:bidi="fa-IR"/>
            </w:rPr>
            <m:t>))</m:t>
          </m:r>
        </m:oMath>
      </m:oMathPara>
    </w:p>
    <w:p w14:paraId="47685C69" w14:textId="22C893D0" w:rsidR="00C007AB" w:rsidRDefault="00290422" w:rsidP="00C007AB">
      <w:pPr>
        <w:bidi/>
        <w:jc w:val="both"/>
        <w:rPr>
          <w:rFonts w:eastAsiaTheme="minorEastAsia" w:cs="B Nazanin"/>
          <w:sz w:val="28"/>
          <w:szCs w:val="28"/>
          <w:rtl/>
          <w:lang w:bidi="fa-IR"/>
        </w:rPr>
      </w:pPr>
      <w:r>
        <w:rPr>
          <w:rFonts w:cs="B Nazanin" w:hint="cs"/>
          <w:sz w:val="28"/>
          <w:szCs w:val="28"/>
          <w:rtl/>
          <w:lang w:bidi="fa-IR"/>
        </w:rPr>
        <w:t xml:space="preserve">لازم به ذکر است که خروجی نهایی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h</m:t>
            </m:r>
          </m:e>
          <m:sup>
            <m:r>
              <w:rPr>
                <w:rFonts w:ascii="Cambria Math" w:hAnsi="Cambria Math" w:cs="B Nazanin"/>
                <w:sz w:val="28"/>
                <w:szCs w:val="28"/>
                <w:lang w:bidi="fa-IR"/>
              </w:rPr>
              <m:t>'</m:t>
            </m:r>
          </m:sup>
        </m:sSup>
      </m:oMath>
      <w:r>
        <w:rPr>
          <w:rFonts w:eastAsiaTheme="minorEastAsia" w:cs="B Nazanin" w:hint="cs"/>
          <w:sz w:val="28"/>
          <w:szCs w:val="28"/>
          <w:rtl/>
          <w:lang w:bidi="fa-IR"/>
        </w:rPr>
        <w:t xml:space="preserve"> شامل </w:t>
      </w:r>
      <m:oMath>
        <m:r>
          <w:rPr>
            <w:rFonts w:ascii="Cambria Math" w:eastAsiaTheme="minorEastAsia" w:hAnsi="Cambria Math" w:cs="B Nazanin"/>
            <w:sz w:val="28"/>
            <w:szCs w:val="28"/>
            <w:lang w:bidi="fa-IR"/>
          </w:rPr>
          <m:t>K</m:t>
        </m:r>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F</m:t>
            </m:r>
          </m:e>
          <m:sup>
            <m:r>
              <w:rPr>
                <w:rFonts w:ascii="Cambria Math" w:eastAsiaTheme="minorEastAsia" w:hAnsi="Cambria Math" w:cs="B Nazanin"/>
                <w:sz w:val="28"/>
                <w:szCs w:val="28"/>
                <w:lang w:bidi="fa-IR"/>
              </w:rPr>
              <m:t>'</m:t>
            </m:r>
          </m:sup>
        </m:sSup>
      </m:oMath>
      <w:r>
        <w:rPr>
          <w:rFonts w:eastAsiaTheme="minorEastAsia" w:cs="B Nazanin" w:hint="cs"/>
          <w:sz w:val="28"/>
          <w:szCs w:val="28"/>
          <w:rtl/>
          <w:lang w:bidi="fa-IR"/>
        </w:rPr>
        <w:t xml:space="preserve"> ویژگی (بجای </w:t>
      </w:r>
      <m:oMath>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F</m:t>
            </m:r>
          </m:e>
          <m:sup>
            <m:r>
              <w:rPr>
                <w:rFonts w:ascii="Cambria Math" w:eastAsiaTheme="minorEastAsia" w:hAnsi="Cambria Math" w:cs="B Nazanin"/>
                <w:sz w:val="28"/>
                <w:szCs w:val="28"/>
                <w:lang w:bidi="fa-IR"/>
              </w:rPr>
              <m:t>'</m:t>
            </m:r>
          </m:sup>
        </m:sSup>
      </m:oMath>
      <w:r>
        <w:rPr>
          <w:rFonts w:eastAsiaTheme="minorEastAsia" w:cs="B Nazanin" w:hint="cs"/>
          <w:sz w:val="28"/>
          <w:szCs w:val="28"/>
          <w:rtl/>
          <w:lang w:bidi="fa-IR"/>
        </w:rPr>
        <w:t xml:space="preserve">) خواهد بود. بنابراین در صورتیکه از روش </w:t>
      </w:r>
      <w:r w:rsidRPr="00290422">
        <w:rPr>
          <w:rFonts w:eastAsiaTheme="minorEastAsia" w:cs="B Nazanin"/>
          <w:i/>
          <w:iCs/>
          <w:sz w:val="28"/>
          <w:szCs w:val="28"/>
          <w:lang w:bidi="fa-IR"/>
        </w:rPr>
        <w:t>multi-head</w:t>
      </w:r>
      <w:r w:rsidRPr="00290422">
        <w:rPr>
          <w:rFonts w:eastAsiaTheme="minorEastAsia" w:cs="B Nazanin" w:hint="cs"/>
          <w:i/>
          <w:iCs/>
          <w:sz w:val="28"/>
          <w:szCs w:val="28"/>
          <w:rtl/>
          <w:lang w:bidi="fa-IR"/>
        </w:rPr>
        <w:t xml:space="preserve"> </w:t>
      </w:r>
      <w:r>
        <w:rPr>
          <w:rFonts w:eastAsiaTheme="minorEastAsia" w:cs="B Nazanin" w:hint="cs"/>
          <w:sz w:val="28"/>
          <w:szCs w:val="28"/>
          <w:rtl/>
          <w:lang w:bidi="fa-IR"/>
        </w:rPr>
        <w:t>بر روی لایۀ نهایی (پیش‌بینی) استفاده کنیم دیگر نمی‌توان از تکنیک الحاق بردارها استفاده کرد و پیشنهاد می‌شود که از میانگین‌گیری و سپس یک تابع غیرخطی استفاده شود:</w:t>
      </w:r>
    </w:p>
    <w:p w14:paraId="03DB6A62" w14:textId="7E2CD6AE" w:rsidR="00290422" w:rsidRPr="00A04925" w:rsidRDefault="00255F20" w:rsidP="00A04925">
      <w:pPr>
        <w:bidi/>
        <w:jc w:val="center"/>
        <w:rPr>
          <w:rFonts w:cs="B Nazanin"/>
          <w:i/>
          <w:sz w:val="28"/>
          <w:szCs w:val="28"/>
          <w:rtl/>
          <w:lang w:bidi="fa-IR"/>
        </w:rPr>
      </w:pPr>
      <m:oMathPara>
        <m:oMath>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sSup>
                    <m:sSupPr>
                      <m:ctrlPr>
                        <w:rPr>
                          <w:rFonts w:ascii="Cambria Math" w:hAnsi="Cambria Math" w:cs="B Nazanin"/>
                          <w:i/>
                          <w:sz w:val="28"/>
                          <w:szCs w:val="28"/>
                          <w:lang w:bidi="fa-IR"/>
                        </w:rPr>
                      </m:ctrlPr>
                    </m:sSupPr>
                    <m:e>
                      <m:r>
                        <w:rPr>
                          <w:rFonts w:ascii="Cambria Math" w:hAnsi="Cambria Math" w:cs="B Nazanin"/>
                          <w:sz w:val="28"/>
                          <w:szCs w:val="28"/>
                          <w:lang w:bidi="fa-IR"/>
                        </w:rPr>
                        <m:t>h</m:t>
                      </m:r>
                    </m:e>
                    <m:sup>
                      <m:r>
                        <w:rPr>
                          <w:rFonts w:ascii="Cambria Math" w:hAnsi="Cambria Math" w:cs="B Nazanin"/>
                          <w:sz w:val="28"/>
                          <w:szCs w:val="28"/>
                          <w:lang w:bidi="fa-IR"/>
                        </w:rPr>
                        <m:t>'</m:t>
                      </m:r>
                    </m:sup>
                  </m:sSup>
                </m:e>
                <m:sub>
                  <m:r>
                    <w:rPr>
                      <w:rFonts w:ascii="Cambria Math" w:hAnsi="Cambria Math" w:cs="B Nazanin"/>
                      <w:sz w:val="28"/>
                      <w:szCs w:val="28"/>
                      <w:lang w:bidi="fa-IR"/>
                    </w:rPr>
                    <m:t>i</m:t>
                  </m:r>
                </m:sub>
              </m:sSub>
            </m:e>
          </m:acc>
          <m:r>
            <w:rPr>
              <w:rFonts w:ascii="Cambria Math" w:hAnsi="Cambria Math" w:cs="B Nazanin"/>
              <w:sz w:val="28"/>
              <w:szCs w:val="28"/>
              <w:lang w:bidi="fa-IR"/>
            </w:rPr>
            <m:t>=σ(</m:t>
          </m:r>
          <m:f>
            <m:fPr>
              <m:ctrlPr>
                <w:rPr>
                  <w:rFonts w:ascii="Cambria Math" w:hAnsi="Cambria Math" w:cs="B Nazanin"/>
                  <w:i/>
                  <w:sz w:val="28"/>
                  <w:szCs w:val="28"/>
                  <w:lang w:bidi="fa-IR"/>
                </w:rPr>
              </m:ctrlPr>
            </m:fPr>
            <m:num>
              <m:r>
                <w:rPr>
                  <w:rFonts w:ascii="Cambria Math" w:hAnsi="Cambria Math" w:cs="B Nazanin"/>
                  <w:sz w:val="28"/>
                  <w:szCs w:val="28"/>
                  <w:lang w:bidi="fa-IR"/>
                </w:rPr>
                <m:t>1</m:t>
              </m:r>
            </m:num>
            <m:den>
              <m:r>
                <w:rPr>
                  <w:rFonts w:ascii="Cambria Math" w:hAnsi="Cambria Math" w:cs="B Nazanin"/>
                  <w:sz w:val="28"/>
                  <w:szCs w:val="28"/>
                  <w:lang w:bidi="fa-IR"/>
                </w:rPr>
                <m:t>K</m:t>
              </m:r>
            </m:den>
          </m:f>
          <m:nary>
            <m:naryPr>
              <m:chr m:val="∑"/>
              <m:limLoc m:val="undOvr"/>
              <m:ctrlPr>
                <w:rPr>
                  <w:rFonts w:ascii="Cambria Math" w:hAnsi="Cambria Math" w:cs="B Nazanin"/>
                  <w:i/>
                  <w:sz w:val="28"/>
                  <w:szCs w:val="28"/>
                  <w:lang w:bidi="fa-IR"/>
                </w:rPr>
              </m:ctrlPr>
            </m:naryPr>
            <m:sub>
              <m:r>
                <w:rPr>
                  <w:rFonts w:ascii="Cambria Math" w:hAnsi="Cambria Math" w:cs="B Nazanin"/>
                  <w:sz w:val="28"/>
                  <w:szCs w:val="28"/>
                  <w:lang w:bidi="fa-IR"/>
                </w:rPr>
                <m:t>k=1</m:t>
              </m:r>
            </m:sub>
            <m:sup>
              <m:r>
                <w:rPr>
                  <w:rFonts w:ascii="Cambria Math" w:hAnsi="Cambria Math" w:cs="B Nazanin"/>
                  <w:sz w:val="28"/>
                  <w:szCs w:val="28"/>
                  <w:lang w:bidi="fa-IR"/>
                </w:rPr>
                <m:t>K</m:t>
              </m:r>
            </m:sup>
            <m:e>
              <m:nary>
                <m:naryPr>
                  <m:chr m:val="∑"/>
                  <m:limLoc m:val="undOvr"/>
                  <m:supHide m:val="1"/>
                  <m:ctrlPr>
                    <w:rPr>
                      <w:rFonts w:ascii="Cambria Math" w:hAnsi="Cambria Math" w:cs="B Nazanin"/>
                      <w:i/>
                      <w:sz w:val="28"/>
                      <w:szCs w:val="28"/>
                      <w:lang w:bidi="fa-IR"/>
                    </w:rPr>
                  </m:ctrlPr>
                </m:naryPr>
                <m:sub>
                  <m:r>
                    <w:rPr>
                      <w:rFonts w:ascii="Cambria Math" w:eastAsiaTheme="minorEastAsia" w:hAnsi="Cambria Math" w:cs="B Nazanin"/>
                      <w:sz w:val="28"/>
                      <w:szCs w:val="28"/>
                      <w:lang w:bidi="fa-IR"/>
                    </w:rPr>
                    <m:t>j∈</m:t>
                  </m:r>
                  <m:sSub>
                    <m:sSubPr>
                      <m:ctrlPr>
                        <w:rPr>
                          <w:rFonts w:ascii="Cambria Math" w:eastAsiaTheme="minorEastAsia" w:hAnsi="Cambria Math" w:cs="B Nazanin"/>
                          <w:i/>
                          <w:sz w:val="28"/>
                          <w:szCs w:val="28"/>
                          <w:lang w:bidi="fa-IR"/>
                        </w:rPr>
                      </m:ctrlPr>
                    </m:sSubPr>
                    <m:e>
                      <m:r>
                        <m:rPr>
                          <m:scr m:val="script"/>
                        </m:rPr>
                        <w:rPr>
                          <w:rFonts w:ascii="Cambria Math" w:eastAsiaTheme="minorEastAsia" w:hAnsi="Cambria Math" w:cs="B Nazanin"/>
                          <w:sz w:val="28"/>
                          <w:szCs w:val="28"/>
                          <w:lang w:bidi="fa-IR"/>
                        </w:rPr>
                        <m:t>N</m:t>
                      </m:r>
                    </m:e>
                    <m:sub>
                      <m:r>
                        <w:rPr>
                          <w:rFonts w:ascii="Cambria Math" w:eastAsiaTheme="minorEastAsia" w:hAnsi="Cambria Math" w:cs="B Nazanin"/>
                          <w:sz w:val="28"/>
                          <w:szCs w:val="28"/>
                          <w:lang w:bidi="fa-IR"/>
                        </w:rPr>
                        <m:t>i</m:t>
                      </m:r>
                    </m:sub>
                  </m:sSub>
                </m:sub>
                <m:sup/>
                <m:e>
                  <m:sSubSup>
                    <m:sSubSupPr>
                      <m:ctrlPr>
                        <w:rPr>
                          <w:rFonts w:ascii="Cambria Math" w:eastAsiaTheme="minorEastAsia" w:hAnsi="Cambria Math" w:cs="B Nazanin"/>
                          <w:i/>
                          <w:sz w:val="28"/>
                          <w:szCs w:val="28"/>
                          <w:lang w:bidi="fa-IR"/>
                        </w:rPr>
                      </m:ctrlPr>
                    </m:sSubSupPr>
                    <m:e>
                      <m:r>
                        <w:rPr>
                          <w:rFonts w:ascii="Cambria Math" w:eastAsiaTheme="minorEastAsia" w:hAnsi="Cambria Math" w:cs="B Nazanin"/>
                          <w:sz w:val="28"/>
                          <w:szCs w:val="28"/>
                          <w:lang w:bidi="fa-IR"/>
                        </w:rPr>
                        <m:t>α</m:t>
                      </m:r>
                    </m:e>
                    <m:sub>
                      <m:r>
                        <w:rPr>
                          <w:rFonts w:ascii="Cambria Math" w:eastAsiaTheme="minorEastAsia" w:hAnsi="Cambria Math" w:cs="B Nazanin"/>
                          <w:sz w:val="28"/>
                          <w:szCs w:val="28"/>
                          <w:lang w:bidi="fa-IR"/>
                        </w:rPr>
                        <m:t>ij</m:t>
                      </m:r>
                    </m:sub>
                    <m:sup>
                      <m:r>
                        <w:rPr>
                          <w:rFonts w:ascii="Cambria Math" w:eastAsiaTheme="minorEastAsia" w:hAnsi="Cambria Math" w:cs="B Nazanin"/>
                          <w:sz w:val="28"/>
                          <w:szCs w:val="28"/>
                          <w:lang w:bidi="fa-IR"/>
                        </w:rPr>
                        <m:t>k</m:t>
                      </m:r>
                    </m:sup>
                  </m:sSubSup>
                  <m:sSup>
                    <m:sSupPr>
                      <m:ctrlPr>
                        <w:rPr>
                          <w:rFonts w:ascii="Cambria Math" w:eastAsiaTheme="minorEastAsia" w:hAnsi="Cambria Math" w:cs="B Nazanin"/>
                          <w:i/>
                          <w:sz w:val="28"/>
                          <w:szCs w:val="28"/>
                          <w:lang w:bidi="fa-IR"/>
                        </w:rPr>
                      </m:ctrlPr>
                    </m:sSupPr>
                    <m:e>
                      <m:r>
                        <w:rPr>
                          <w:rFonts w:ascii="Cambria Math" w:eastAsiaTheme="minorEastAsia" w:hAnsi="Cambria Math" w:cs="B Nazanin"/>
                          <w:sz w:val="28"/>
                          <w:szCs w:val="28"/>
                          <w:lang w:bidi="fa-IR"/>
                        </w:rPr>
                        <m:t>W</m:t>
                      </m:r>
                    </m:e>
                    <m:sup>
                      <m:r>
                        <w:rPr>
                          <w:rFonts w:ascii="Cambria Math" w:eastAsiaTheme="minorEastAsia" w:hAnsi="Cambria Math" w:cs="B Nazanin"/>
                          <w:sz w:val="28"/>
                          <w:szCs w:val="28"/>
                          <w:lang w:bidi="fa-IR"/>
                        </w:rPr>
                        <m:t>k</m:t>
                      </m:r>
                    </m:sup>
                  </m:sSup>
                  <m:acc>
                    <m:accPr>
                      <m:chr m:val="⃗"/>
                      <m:ctrlPr>
                        <w:rPr>
                          <w:rFonts w:ascii="Cambria Math" w:hAnsi="Cambria Math" w:cs="B Nazanin"/>
                          <w:i/>
                          <w:sz w:val="28"/>
                          <w:szCs w:val="28"/>
                          <w:lang w:bidi="fa-IR"/>
                        </w:rPr>
                      </m:ctrlPr>
                    </m:accPr>
                    <m:e>
                      <m:sSub>
                        <m:sSubPr>
                          <m:ctrlPr>
                            <w:rPr>
                              <w:rFonts w:ascii="Cambria Math" w:hAnsi="Cambria Math" w:cs="B Nazanin"/>
                              <w:i/>
                              <w:sz w:val="28"/>
                              <w:szCs w:val="28"/>
                              <w:lang w:bidi="fa-IR"/>
                            </w:rPr>
                          </m:ctrlPr>
                        </m:sSubPr>
                        <m:e>
                          <m:r>
                            <w:rPr>
                              <w:rFonts w:ascii="Cambria Math" w:hAnsi="Cambria Math" w:cs="B Nazanin"/>
                              <w:sz w:val="28"/>
                              <w:szCs w:val="28"/>
                              <w:lang w:bidi="fa-IR"/>
                            </w:rPr>
                            <m:t>h</m:t>
                          </m:r>
                        </m:e>
                        <m:sub>
                          <m:r>
                            <w:rPr>
                              <w:rFonts w:ascii="Cambria Math" w:hAnsi="Cambria Math" w:cs="B Nazanin"/>
                              <w:sz w:val="28"/>
                              <w:szCs w:val="28"/>
                              <w:lang w:bidi="fa-IR"/>
                            </w:rPr>
                            <m:t>j</m:t>
                          </m:r>
                        </m:sub>
                      </m:sSub>
                    </m:e>
                  </m:acc>
                </m:e>
              </m:nary>
            </m:e>
          </m:nary>
          <m:r>
            <w:rPr>
              <w:rFonts w:ascii="Cambria Math" w:hAnsi="Cambria Math" w:cs="B Nazanin"/>
              <w:sz w:val="28"/>
              <w:szCs w:val="28"/>
              <w:lang w:bidi="fa-IR"/>
            </w:rPr>
            <m:t>)</m:t>
          </m:r>
        </m:oMath>
      </m:oMathPara>
    </w:p>
    <w:p w14:paraId="1E9089B3" w14:textId="7D8D388F" w:rsidR="00290422" w:rsidRDefault="00290422" w:rsidP="00290422">
      <w:pPr>
        <w:bidi/>
        <w:jc w:val="both"/>
        <w:rPr>
          <w:rFonts w:cs="B Nazanin"/>
          <w:sz w:val="28"/>
          <w:szCs w:val="28"/>
          <w:rtl/>
          <w:lang w:bidi="fa-IR"/>
        </w:rPr>
      </w:pPr>
      <w:r>
        <w:rPr>
          <w:rFonts w:cs="B Nazanin" w:hint="cs"/>
          <w:sz w:val="28"/>
          <w:szCs w:val="28"/>
          <w:rtl/>
          <w:lang w:bidi="fa-IR"/>
        </w:rPr>
        <w:lastRenderedPageBreak/>
        <w:t xml:space="preserve">فرآیند تجمیع هرکدام از خروجی‌ها در یک لایۀ توجه گرافی </w:t>
      </w:r>
      <w:r w:rsidRPr="00DD0E40">
        <w:rPr>
          <w:rFonts w:cs="B Nazanin"/>
          <w:i/>
          <w:iCs/>
          <w:sz w:val="28"/>
          <w:szCs w:val="28"/>
          <w:lang w:bidi="fa-IR"/>
        </w:rPr>
        <w:t>multi-head</w:t>
      </w:r>
      <w:r w:rsidRPr="00DD0E40">
        <w:rPr>
          <w:rFonts w:cs="B Nazanin" w:hint="cs"/>
          <w:i/>
          <w:iCs/>
          <w:sz w:val="28"/>
          <w:szCs w:val="28"/>
          <w:rtl/>
          <w:lang w:bidi="fa-IR"/>
        </w:rPr>
        <w:t xml:space="preserve"> </w:t>
      </w:r>
      <w:r>
        <w:rPr>
          <w:rFonts w:cs="B Nazanin" w:hint="cs"/>
          <w:sz w:val="28"/>
          <w:szCs w:val="28"/>
          <w:rtl/>
          <w:lang w:bidi="fa-IR"/>
        </w:rPr>
        <w:t>در شکل 1.2 نمایش داده شده است.</w:t>
      </w:r>
    </w:p>
    <w:p w14:paraId="2DBFB60B" w14:textId="04F2F976" w:rsidR="00290422" w:rsidRDefault="00DD0E40" w:rsidP="00DD0E40">
      <w:pPr>
        <w:bidi/>
        <w:jc w:val="center"/>
        <w:rPr>
          <w:rFonts w:cs="B Nazanin"/>
          <w:sz w:val="28"/>
          <w:szCs w:val="28"/>
          <w:rtl/>
          <w:lang w:bidi="fa-IR"/>
        </w:rPr>
      </w:pPr>
      <w:r>
        <w:rPr>
          <w:rFonts w:cs="B Nazanin" w:hint="cs"/>
          <w:noProof/>
          <w:sz w:val="28"/>
          <w:szCs w:val="28"/>
          <w:rtl/>
          <w:lang w:val="fa-IR" w:bidi="fa-IR"/>
        </w:rPr>
        <w:drawing>
          <wp:inline distT="0" distB="0" distL="0" distR="0" wp14:anchorId="7FC175C4" wp14:editId="5360DBB6">
            <wp:extent cx="4641091" cy="326504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a:extLst>
                        <a:ext uri="{28A0092B-C50C-407E-A947-70E740481C1C}">
                          <a14:useLocalDpi xmlns:a14="http://schemas.microsoft.com/office/drawing/2010/main" val="0"/>
                        </a:ext>
                      </a:extLst>
                    </a:blip>
                    <a:stretch>
                      <a:fillRect/>
                    </a:stretch>
                  </pic:blipFill>
                  <pic:spPr>
                    <a:xfrm>
                      <a:off x="0" y="0"/>
                      <a:ext cx="4650485" cy="3271657"/>
                    </a:xfrm>
                    <a:prstGeom prst="rect">
                      <a:avLst/>
                    </a:prstGeom>
                  </pic:spPr>
                </pic:pic>
              </a:graphicData>
            </a:graphic>
          </wp:inline>
        </w:drawing>
      </w:r>
    </w:p>
    <w:p w14:paraId="7858C402" w14:textId="1692F0C2" w:rsidR="00DD0E40" w:rsidRPr="00DD0E40" w:rsidRDefault="00DD0E40" w:rsidP="00DD0E40">
      <w:pPr>
        <w:bidi/>
        <w:jc w:val="center"/>
        <w:rPr>
          <w:rFonts w:cs="B Nazanin"/>
          <w:rtl/>
          <w:lang w:bidi="fa-IR"/>
        </w:rPr>
      </w:pPr>
      <w:r w:rsidRPr="00DD0E40">
        <w:rPr>
          <w:rFonts w:cs="B Nazanin" w:hint="cs"/>
          <w:b/>
          <w:bCs/>
          <w:rtl/>
          <w:lang w:bidi="fa-IR"/>
        </w:rPr>
        <w:t>شکل 1.2:</w:t>
      </w:r>
      <w:r w:rsidRPr="00DD0E40">
        <w:rPr>
          <w:rFonts w:cs="B Nazanin" w:hint="cs"/>
          <w:rtl/>
          <w:lang w:bidi="fa-IR"/>
        </w:rPr>
        <w:t xml:space="preserve"> یک نمایش بصری از توجه </w:t>
      </w:r>
      <w:r w:rsidRPr="00DD0E40">
        <w:rPr>
          <w:rFonts w:cs="B Nazanin"/>
          <w:lang w:bidi="fa-IR"/>
        </w:rPr>
        <w:t>multi-head</w:t>
      </w:r>
      <w:r w:rsidRPr="00DD0E40">
        <w:rPr>
          <w:rFonts w:cs="B Nazanin" w:hint="cs"/>
          <w:rtl/>
          <w:lang w:bidi="fa-IR"/>
        </w:rPr>
        <w:t xml:space="preserve"> با </w:t>
      </w:r>
      <w:r>
        <w:rPr>
          <w:rFonts w:cs="B Nazanin"/>
          <w:lang w:bidi="fa-IR"/>
        </w:rPr>
        <w:t>K=3</w:t>
      </w:r>
      <w:r>
        <w:rPr>
          <w:rFonts w:cs="B Nazanin" w:hint="cs"/>
          <w:rtl/>
          <w:lang w:bidi="fa-IR"/>
        </w:rPr>
        <w:t xml:space="preserve"> بر روی راس شماره 1</w:t>
      </w:r>
    </w:p>
    <w:p w14:paraId="7D5186C2" w14:textId="77777777" w:rsidR="00705DF2" w:rsidRDefault="00705DF2" w:rsidP="00554090">
      <w:pPr>
        <w:bidi/>
        <w:rPr>
          <w:rFonts w:cs="B Nazanin"/>
          <w:b/>
          <w:bCs/>
          <w:sz w:val="32"/>
          <w:szCs w:val="32"/>
          <w:lang w:bidi="fa-IR"/>
        </w:rPr>
      </w:pPr>
      <w:bookmarkStart w:id="3" w:name="GAT_Comparisons"/>
    </w:p>
    <w:p w14:paraId="2A42E12E" w14:textId="5A36A47F" w:rsidR="00DD0E40" w:rsidRDefault="00554090" w:rsidP="00705DF2">
      <w:pPr>
        <w:bidi/>
        <w:rPr>
          <w:rFonts w:cs="B Nazanin"/>
          <w:b/>
          <w:bCs/>
          <w:sz w:val="32"/>
          <w:szCs w:val="32"/>
          <w:rtl/>
          <w:lang w:bidi="fa-IR"/>
        </w:rPr>
      </w:pPr>
      <w:r w:rsidRPr="00554090">
        <w:rPr>
          <w:rFonts w:cs="B Nazanin" w:hint="cs"/>
          <w:b/>
          <w:bCs/>
          <w:sz w:val="32"/>
          <w:szCs w:val="32"/>
          <w:rtl/>
          <w:lang w:bidi="fa-IR"/>
        </w:rPr>
        <w:t>1.2) تحلیل و مقایسۀ مدل</w:t>
      </w:r>
    </w:p>
    <w:bookmarkEnd w:id="3"/>
    <w:p w14:paraId="228A96E1" w14:textId="555693D0" w:rsidR="00554090" w:rsidRDefault="00554090" w:rsidP="00554090">
      <w:pPr>
        <w:bidi/>
        <w:jc w:val="both"/>
        <w:rPr>
          <w:rFonts w:cs="B Nazanin"/>
          <w:sz w:val="28"/>
          <w:szCs w:val="28"/>
          <w:rtl/>
          <w:lang w:bidi="fa-IR"/>
        </w:rPr>
      </w:pPr>
      <w:r>
        <w:rPr>
          <w:rFonts w:cs="B Nazanin" w:hint="cs"/>
          <w:sz w:val="28"/>
          <w:szCs w:val="28"/>
          <w:rtl/>
          <w:lang w:bidi="fa-IR"/>
        </w:rPr>
        <w:t>لایۀ معرفی شده در این مقاله می‌تواند مستقیماً چندین معضل موجود در شبکه‌های عصبی پیشین که با داده‌های گرافی کار می‌کردند را رفع نماید. اکنون فهرست‌وار به این موارد که در واقع مزایای شبکه گرافی توجه هستند می‌پردازیم:</w:t>
      </w:r>
    </w:p>
    <w:p w14:paraId="3BB839F7" w14:textId="2594933F" w:rsidR="00554090" w:rsidRPr="000F2ADF" w:rsidRDefault="00554090" w:rsidP="00554090">
      <w:pPr>
        <w:pStyle w:val="ListParagraph"/>
        <w:numPr>
          <w:ilvl w:val="0"/>
          <w:numId w:val="3"/>
        </w:numPr>
        <w:bidi/>
        <w:jc w:val="both"/>
        <w:rPr>
          <w:rFonts w:cs="B Nazanin"/>
          <w:b/>
          <w:bCs/>
          <w:sz w:val="28"/>
          <w:szCs w:val="28"/>
          <w:lang w:bidi="fa-IR"/>
        </w:rPr>
      </w:pPr>
      <w:r w:rsidRPr="000F2ADF">
        <w:rPr>
          <w:rFonts w:cs="B Nazanin" w:hint="cs"/>
          <w:b/>
          <w:bCs/>
          <w:sz w:val="28"/>
          <w:szCs w:val="28"/>
          <w:rtl/>
          <w:lang w:bidi="fa-IR"/>
        </w:rPr>
        <w:t>بسیار کارآمد از نظر محاسباتی:</w:t>
      </w:r>
    </w:p>
    <w:p w14:paraId="4FE19B8C" w14:textId="6085EBBF" w:rsidR="00554090" w:rsidRDefault="00554090" w:rsidP="00554090">
      <w:pPr>
        <w:pStyle w:val="ListParagraph"/>
        <w:numPr>
          <w:ilvl w:val="1"/>
          <w:numId w:val="3"/>
        </w:numPr>
        <w:bidi/>
        <w:jc w:val="both"/>
        <w:rPr>
          <w:rFonts w:cs="B Nazanin"/>
          <w:sz w:val="28"/>
          <w:szCs w:val="28"/>
          <w:lang w:bidi="fa-IR"/>
        </w:rPr>
      </w:pPr>
      <w:r>
        <w:rPr>
          <w:rFonts w:cs="B Nazanin" w:hint="cs"/>
          <w:sz w:val="28"/>
          <w:szCs w:val="28"/>
          <w:rtl/>
          <w:lang w:bidi="fa-IR"/>
        </w:rPr>
        <w:t>عمل‌های مورداستفاده در روابط لایۀ خود-توجه می‌توانند بر روی تمام یال‌ها موازی‌سازی شوند.</w:t>
      </w:r>
    </w:p>
    <w:p w14:paraId="0CB1F96C" w14:textId="1127EE63" w:rsidR="00554090" w:rsidRDefault="00554090" w:rsidP="00554090">
      <w:pPr>
        <w:pStyle w:val="ListParagraph"/>
        <w:numPr>
          <w:ilvl w:val="1"/>
          <w:numId w:val="3"/>
        </w:numPr>
        <w:bidi/>
        <w:jc w:val="both"/>
        <w:rPr>
          <w:rFonts w:cs="B Nazanin"/>
          <w:sz w:val="28"/>
          <w:szCs w:val="28"/>
          <w:lang w:bidi="fa-IR"/>
        </w:rPr>
      </w:pPr>
      <w:r>
        <w:rPr>
          <w:rFonts w:cs="B Nazanin" w:hint="cs"/>
          <w:sz w:val="28"/>
          <w:szCs w:val="28"/>
          <w:rtl/>
          <w:lang w:bidi="fa-IR"/>
        </w:rPr>
        <w:t>محاسبات ویژگی‌های نهایی می‌تواند بر روی تمام رئوس موازی‌سازی شود.</w:t>
      </w:r>
    </w:p>
    <w:p w14:paraId="43F0F806" w14:textId="42EECB0D" w:rsidR="00554090" w:rsidRDefault="00554090" w:rsidP="00554090">
      <w:pPr>
        <w:pStyle w:val="ListParagraph"/>
        <w:numPr>
          <w:ilvl w:val="1"/>
          <w:numId w:val="3"/>
        </w:numPr>
        <w:bidi/>
        <w:jc w:val="both"/>
        <w:rPr>
          <w:rFonts w:cs="B Nazanin"/>
          <w:sz w:val="28"/>
          <w:szCs w:val="28"/>
          <w:lang w:bidi="fa-IR"/>
        </w:rPr>
      </w:pPr>
      <w:r>
        <w:rPr>
          <w:rFonts w:cs="B Nazanin" w:hint="cs"/>
          <w:sz w:val="28"/>
          <w:szCs w:val="28"/>
          <w:rtl/>
          <w:lang w:bidi="fa-IR"/>
        </w:rPr>
        <w:t xml:space="preserve">نیاز به محاسبات سنگین و هزینه‌بر ماتریسی خصوصاً </w:t>
      </w:r>
      <w:r w:rsidR="002673E2" w:rsidRPr="002673E2">
        <w:rPr>
          <w:rFonts w:cs="B Nazanin"/>
          <w:i/>
          <w:iCs/>
          <w:sz w:val="28"/>
          <w:szCs w:val="28"/>
          <w:rtl/>
          <w:lang w:bidi="fa-IR"/>
        </w:rPr>
        <w:t>تجز</w:t>
      </w:r>
      <w:r w:rsidR="002673E2" w:rsidRPr="002673E2">
        <w:rPr>
          <w:rFonts w:cs="B Nazanin" w:hint="cs"/>
          <w:i/>
          <w:iCs/>
          <w:sz w:val="28"/>
          <w:szCs w:val="28"/>
          <w:rtl/>
          <w:lang w:bidi="fa-IR"/>
        </w:rPr>
        <w:t>ی</w:t>
      </w:r>
      <w:r w:rsidR="002673E2" w:rsidRPr="002673E2">
        <w:rPr>
          <w:rFonts w:cs="B Nazanin" w:hint="eastAsia"/>
          <w:i/>
          <w:iCs/>
          <w:sz w:val="28"/>
          <w:szCs w:val="28"/>
          <w:rtl/>
          <w:lang w:bidi="fa-IR"/>
        </w:rPr>
        <w:t>ه‌و</w:t>
      </w:r>
      <w:r w:rsidR="002673E2" w:rsidRPr="002673E2">
        <w:rPr>
          <w:rFonts w:cs="B Nazanin" w:hint="cs"/>
          <w:i/>
          <w:iCs/>
          <w:sz w:val="28"/>
          <w:szCs w:val="28"/>
          <w:rtl/>
          <w:lang w:bidi="fa-IR"/>
        </w:rPr>
        <w:t>ی</w:t>
      </w:r>
      <w:r w:rsidR="002673E2" w:rsidRPr="002673E2">
        <w:rPr>
          <w:rFonts w:cs="B Nazanin" w:hint="eastAsia"/>
          <w:i/>
          <w:iCs/>
          <w:sz w:val="28"/>
          <w:szCs w:val="28"/>
          <w:rtl/>
          <w:lang w:bidi="fa-IR"/>
        </w:rPr>
        <w:t>ژه</w:t>
      </w:r>
      <w:r w:rsidR="002673E2">
        <w:rPr>
          <w:rFonts w:cs="B Nazanin" w:hint="cs"/>
          <w:i/>
          <w:iCs/>
          <w:sz w:val="28"/>
          <w:szCs w:val="28"/>
          <w:rtl/>
          <w:lang w:bidi="fa-IR"/>
        </w:rPr>
        <w:t xml:space="preserve"> </w:t>
      </w:r>
      <w:r w:rsidR="002673E2">
        <w:rPr>
          <w:rFonts w:cs="B Nazanin" w:hint="cs"/>
          <w:sz w:val="28"/>
          <w:szCs w:val="28"/>
          <w:rtl/>
          <w:lang w:bidi="fa-IR"/>
        </w:rPr>
        <w:t xml:space="preserve">یا </w:t>
      </w:r>
      <w:r w:rsidR="002673E2">
        <w:rPr>
          <w:rFonts w:cs="B Nazanin" w:hint="cs"/>
          <w:i/>
          <w:iCs/>
          <w:sz w:val="28"/>
          <w:szCs w:val="28"/>
          <w:rtl/>
          <w:lang w:bidi="fa-IR"/>
        </w:rPr>
        <w:t>تجزیه</w:t>
      </w:r>
      <w:r w:rsidR="00E43BF8">
        <w:rPr>
          <w:rFonts w:cs="B Nazanin" w:hint="cs"/>
          <w:i/>
          <w:iCs/>
          <w:sz w:val="28"/>
          <w:szCs w:val="28"/>
          <w:rtl/>
          <w:lang w:bidi="fa-IR"/>
        </w:rPr>
        <w:t xml:space="preserve"> طیفی</w:t>
      </w:r>
      <w:r w:rsidR="00E43BF8">
        <w:rPr>
          <w:rStyle w:val="FootnoteReference"/>
          <w:rFonts w:cs="B Nazanin"/>
          <w:i/>
          <w:iCs/>
          <w:sz w:val="28"/>
          <w:szCs w:val="28"/>
          <w:rtl/>
          <w:lang w:bidi="fa-IR"/>
        </w:rPr>
        <w:footnoteReference w:id="11"/>
      </w:r>
      <w:r w:rsidR="002673E2" w:rsidRPr="002673E2">
        <w:rPr>
          <w:rFonts w:cs="B Nazanin" w:hint="cs"/>
          <w:i/>
          <w:iCs/>
          <w:sz w:val="28"/>
          <w:szCs w:val="28"/>
          <w:rtl/>
          <w:lang w:bidi="fa-IR"/>
        </w:rPr>
        <w:t xml:space="preserve"> </w:t>
      </w:r>
      <w:r>
        <w:rPr>
          <w:rFonts w:cs="B Nazanin" w:hint="cs"/>
          <w:sz w:val="28"/>
          <w:szCs w:val="28"/>
          <w:rtl/>
          <w:lang w:bidi="fa-IR"/>
        </w:rPr>
        <w:t>نیست.</w:t>
      </w:r>
    </w:p>
    <w:p w14:paraId="6EAE81B8" w14:textId="5E316AD5" w:rsidR="00554090" w:rsidRDefault="00554090" w:rsidP="00554090">
      <w:pPr>
        <w:pStyle w:val="ListParagraph"/>
        <w:numPr>
          <w:ilvl w:val="1"/>
          <w:numId w:val="3"/>
        </w:numPr>
        <w:bidi/>
        <w:jc w:val="both"/>
        <w:rPr>
          <w:rFonts w:cs="B Nazanin"/>
          <w:sz w:val="28"/>
          <w:szCs w:val="28"/>
          <w:lang w:bidi="fa-IR"/>
        </w:rPr>
      </w:pPr>
      <w:r>
        <w:rPr>
          <w:rFonts w:cs="B Nazanin" w:hint="cs"/>
          <w:sz w:val="28"/>
          <w:szCs w:val="28"/>
          <w:rtl/>
          <w:lang w:bidi="fa-IR"/>
        </w:rPr>
        <w:t xml:space="preserve">پیچیدگی زمانی مدل برابر است با </w:t>
      </w:r>
      <m:oMath>
        <m:r>
          <w:rPr>
            <w:rFonts w:ascii="Cambria Math" w:hAnsi="Cambria Math" w:cs="B Nazanin"/>
            <w:sz w:val="28"/>
            <w:szCs w:val="28"/>
            <w:lang w:bidi="fa-IR"/>
          </w:rPr>
          <m:t>O(</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V</m:t>
            </m:r>
          </m:e>
        </m:d>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F</m:t>
            </m:r>
          </m:e>
          <m:sup>
            <m:r>
              <w:rPr>
                <w:rFonts w:ascii="Cambria Math" w:hAnsi="Cambria Math" w:cs="B Nazanin"/>
                <w:sz w:val="28"/>
                <w:szCs w:val="28"/>
                <w:lang w:bidi="fa-IR"/>
              </w:rPr>
              <m:t>'</m:t>
            </m:r>
          </m:sup>
        </m:sSup>
        <m:r>
          <w:rPr>
            <w:rFonts w:ascii="Cambria Math" w:hAnsi="Cambria Math" w:cs="B Nazanin"/>
            <w:sz w:val="28"/>
            <w:szCs w:val="28"/>
            <w:lang w:bidi="fa-IR"/>
          </w:rPr>
          <m:t>+|E|</m:t>
        </m:r>
        <m:sSup>
          <m:sSupPr>
            <m:ctrlPr>
              <w:rPr>
                <w:rFonts w:ascii="Cambria Math" w:hAnsi="Cambria Math" w:cs="B Nazanin"/>
                <w:i/>
                <w:sz w:val="28"/>
                <w:szCs w:val="28"/>
                <w:lang w:bidi="fa-IR"/>
              </w:rPr>
            </m:ctrlPr>
          </m:sSupPr>
          <m:e>
            <m:r>
              <w:rPr>
                <w:rFonts w:ascii="Cambria Math" w:hAnsi="Cambria Math" w:cs="B Nazanin"/>
                <w:sz w:val="28"/>
                <w:szCs w:val="28"/>
                <w:lang w:bidi="fa-IR"/>
              </w:rPr>
              <m:t>F</m:t>
            </m:r>
          </m:e>
          <m:sup>
            <m:r>
              <w:rPr>
                <w:rFonts w:ascii="Cambria Math" w:hAnsi="Cambria Math" w:cs="B Nazanin"/>
                <w:sz w:val="28"/>
                <w:szCs w:val="28"/>
                <w:lang w:bidi="fa-IR"/>
              </w:rPr>
              <m:t>'</m:t>
            </m:r>
          </m:sup>
        </m:sSup>
        <m:r>
          <w:rPr>
            <w:rFonts w:ascii="Cambria Math" w:hAnsi="Cambria Math" w:cs="B Nazanin"/>
            <w:sz w:val="28"/>
            <w:szCs w:val="28"/>
            <w:lang w:bidi="fa-IR"/>
          </w:rPr>
          <m:t>)</m:t>
        </m:r>
      </m:oMath>
      <w:r w:rsidR="002673E2">
        <w:rPr>
          <w:rFonts w:eastAsiaTheme="minorEastAsia" w:cs="B Nazanin" w:hint="cs"/>
          <w:sz w:val="28"/>
          <w:szCs w:val="28"/>
          <w:rtl/>
          <w:lang w:bidi="fa-IR"/>
        </w:rPr>
        <w:t>.</w:t>
      </w:r>
    </w:p>
    <w:p w14:paraId="35AE500B" w14:textId="04C7F4CF" w:rsidR="00554090" w:rsidRDefault="00554090" w:rsidP="00554090">
      <w:pPr>
        <w:pStyle w:val="ListParagraph"/>
        <w:numPr>
          <w:ilvl w:val="1"/>
          <w:numId w:val="3"/>
        </w:numPr>
        <w:bidi/>
        <w:jc w:val="both"/>
        <w:rPr>
          <w:rFonts w:cs="B Nazanin"/>
          <w:sz w:val="28"/>
          <w:szCs w:val="28"/>
          <w:lang w:bidi="fa-IR"/>
        </w:rPr>
      </w:pPr>
      <w:r>
        <w:rPr>
          <w:rFonts w:cs="B Nazanin" w:hint="cs"/>
          <w:sz w:val="28"/>
          <w:szCs w:val="28"/>
          <w:rtl/>
          <w:lang w:bidi="fa-IR"/>
        </w:rPr>
        <w:t xml:space="preserve">استفاده از رویکرد توجه </w:t>
      </w:r>
      <w:r w:rsidRPr="00554090">
        <w:rPr>
          <w:rFonts w:cs="B Nazanin"/>
          <w:i/>
          <w:iCs/>
          <w:sz w:val="28"/>
          <w:szCs w:val="28"/>
          <w:lang w:bidi="fa-IR"/>
        </w:rPr>
        <w:t>multi-head</w:t>
      </w:r>
      <w:r>
        <w:rPr>
          <w:rFonts w:cs="B Nazanin" w:hint="cs"/>
          <w:sz w:val="28"/>
          <w:szCs w:val="28"/>
          <w:rtl/>
          <w:lang w:bidi="fa-IR"/>
        </w:rPr>
        <w:t xml:space="preserve"> باعث می‌شود که حافظه و پارامترها با ضریب </w:t>
      </w:r>
      <m:oMath>
        <m:r>
          <w:rPr>
            <w:rFonts w:ascii="Cambria Math" w:hAnsi="Cambria Math" w:cs="B Nazanin"/>
            <w:sz w:val="28"/>
            <w:szCs w:val="28"/>
            <w:lang w:bidi="fa-IR"/>
          </w:rPr>
          <m:t>K</m:t>
        </m:r>
      </m:oMath>
      <w:r>
        <w:rPr>
          <w:rFonts w:cs="B Nazanin" w:hint="cs"/>
          <w:sz w:val="28"/>
          <w:szCs w:val="28"/>
          <w:rtl/>
          <w:lang w:bidi="fa-IR"/>
        </w:rPr>
        <w:t xml:space="preserve"> افزایش یابند.</w:t>
      </w:r>
    </w:p>
    <w:p w14:paraId="7571711E" w14:textId="47001CD6" w:rsidR="00554090" w:rsidRPr="000F2ADF" w:rsidRDefault="00554090" w:rsidP="00554090">
      <w:pPr>
        <w:pStyle w:val="ListParagraph"/>
        <w:numPr>
          <w:ilvl w:val="0"/>
          <w:numId w:val="3"/>
        </w:numPr>
        <w:bidi/>
        <w:jc w:val="both"/>
        <w:rPr>
          <w:rFonts w:cs="B Nazanin"/>
          <w:b/>
          <w:bCs/>
          <w:sz w:val="28"/>
          <w:szCs w:val="28"/>
          <w:lang w:bidi="fa-IR"/>
        </w:rPr>
      </w:pPr>
      <w:r>
        <w:rPr>
          <w:rFonts w:cs="B Nazanin" w:hint="cs"/>
          <w:sz w:val="28"/>
          <w:szCs w:val="28"/>
          <w:rtl/>
          <w:lang w:bidi="fa-IR"/>
        </w:rPr>
        <w:lastRenderedPageBreak/>
        <w:t xml:space="preserve"> </w:t>
      </w:r>
      <w:r w:rsidR="000F2ADF" w:rsidRPr="000F2ADF">
        <w:rPr>
          <w:rFonts w:cs="B Nazanin" w:hint="cs"/>
          <w:b/>
          <w:bCs/>
          <w:sz w:val="28"/>
          <w:szCs w:val="28"/>
          <w:rtl/>
          <w:lang w:bidi="fa-IR"/>
        </w:rPr>
        <w:t>جهشی در ظرفیت یادگیری مدل:</w:t>
      </w:r>
    </w:p>
    <w:p w14:paraId="6A5F14A8" w14:textId="1D5177A9" w:rsidR="000F2ADF" w:rsidRDefault="00891AC8" w:rsidP="000F2ADF">
      <w:pPr>
        <w:pStyle w:val="ListParagraph"/>
        <w:numPr>
          <w:ilvl w:val="1"/>
          <w:numId w:val="3"/>
        </w:numPr>
        <w:bidi/>
        <w:jc w:val="both"/>
        <w:rPr>
          <w:rFonts w:cs="B Nazanin"/>
          <w:sz w:val="28"/>
          <w:szCs w:val="28"/>
          <w:lang w:bidi="fa-IR"/>
        </w:rPr>
      </w:pPr>
      <w:r>
        <w:rPr>
          <w:rFonts w:cs="B Nazanin" w:hint="cs"/>
          <w:sz w:val="28"/>
          <w:szCs w:val="28"/>
          <w:rtl/>
          <w:lang w:bidi="fa-IR"/>
        </w:rPr>
        <w:t xml:space="preserve">برخلاف </w:t>
      </w:r>
      <w:r>
        <w:rPr>
          <w:rFonts w:cs="B Nazanin"/>
          <w:sz w:val="28"/>
          <w:szCs w:val="28"/>
          <w:lang w:bidi="fa-IR"/>
        </w:rPr>
        <w:t>GCN</w:t>
      </w:r>
      <w:r>
        <w:rPr>
          <w:rFonts w:cs="B Nazanin" w:hint="cs"/>
          <w:sz w:val="28"/>
          <w:szCs w:val="28"/>
          <w:rtl/>
          <w:lang w:bidi="fa-IR"/>
        </w:rPr>
        <w:t xml:space="preserve"> بصورت ضمنی اهمیت‌های مختلفی به رئوس یک همسایگی مشترک داده می‌شود.</w:t>
      </w:r>
    </w:p>
    <w:p w14:paraId="2342D831" w14:textId="58267347" w:rsidR="00891AC8" w:rsidRDefault="00891AC8" w:rsidP="00891AC8">
      <w:pPr>
        <w:pStyle w:val="ListParagraph"/>
        <w:numPr>
          <w:ilvl w:val="1"/>
          <w:numId w:val="3"/>
        </w:numPr>
        <w:bidi/>
        <w:jc w:val="both"/>
        <w:rPr>
          <w:rFonts w:cs="B Nazanin"/>
          <w:sz w:val="28"/>
          <w:szCs w:val="28"/>
          <w:lang w:bidi="fa-IR"/>
        </w:rPr>
      </w:pPr>
      <w:r>
        <w:rPr>
          <w:rFonts w:cs="B Nazanin" w:hint="cs"/>
          <w:sz w:val="28"/>
          <w:szCs w:val="28"/>
          <w:rtl/>
          <w:lang w:bidi="fa-IR"/>
        </w:rPr>
        <w:t>با تحلیل وزن‌های توجه یادگرفته شده می‌توان به تفسیری از نحوۀ یادگیری مدل دست یافت.</w:t>
      </w:r>
    </w:p>
    <w:p w14:paraId="3D3C2264" w14:textId="47979516" w:rsidR="000F2ADF" w:rsidRPr="00891AC8" w:rsidRDefault="00891AC8" w:rsidP="000F2ADF">
      <w:pPr>
        <w:pStyle w:val="ListParagraph"/>
        <w:numPr>
          <w:ilvl w:val="0"/>
          <w:numId w:val="3"/>
        </w:numPr>
        <w:bidi/>
        <w:jc w:val="both"/>
        <w:rPr>
          <w:rFonts w:cs="B Nazanin"/>
          <w:sz w:val="28"/>
          <w:szCs w:val="28"/>
          <w:lang w:bidi="fa-IR"/>
        </w:rPr>
      </w:pPr>
      <w:r>
        <w:rPr>
          <w:rFonts w:cs="B Nazanin" w:hint="cs"/>
          <w:b/>
          <w:bCs/>
          <w:sz w:val="28"/>
          <w:szCs w:val="28"/>
          <w:rtl/>
          <w:lang w:bidi="fa-IR"/>
        </w:rPr>
        <w:t>بدون وابستگی به ساختار کل گراف:</w:t>
      </w:r>
    </w:p>
    <w:p w14:paraId="1D3F36B9" w14:textId="24983C8A" w:rsidR="00891AC8" w:rsidRDefault="00891AC8" w:rsidP="00891AC8">
      <w:pPr>
        <w:pStyle w:val="ListParagraph"/>
        <w:numPr>
          <w:ilvl w:val="1"/>
          <w:numId w:val="3"/>
        </w:numPr>
        <w:bidi/>
        <w:jc w:val="both"/>
        <w:rPr>
          <w:rFonts w:cs="B Nazanin"/>
          <w:sz w:val="28"/>
          <w:szCs w:val="28"/>
          <w:lang w:bidi="fa-IR"/>
        </w:rPr>
      </w:pPr>
      <w:r>
        <w:rPr>
          <w:rFonts w:cs="B Nazanin" w:hint="cs"/>
          <w:sz w:val="28"/>
          <w:szCs w:val="28"/>
          <w:rtl/>
          <w:lang w:bidi="fa-IR"/>
        </w:rPr>
        <w:t>مکانیزم توجه بصورت اشتراکی بر روی تمام یال‌های گراف اعمال می‌شود و بنابراین به ساختار کل گراف یا ویژگی تمام رئوس وابسته نخواهد بود.</w:t>
      </w:r>
    </w:p>
    <w:p w14:paraId="7F573EEA" w14:textId="0CD48680" w:rsidR="00891AC8" w:rsidRDefault="00891AC8" w:rsidP="00891AC8">
      <w:pPr>
        <w:pStyle w:val="ListParagraph"/>
        <w:numPr>
          <w:ilvl w:val="1"/>
          <w:numId w:val="3"/>
        </w:numPr>
        <w:bidi/>
        <w:jc w:val="both"/>
        <w:rPr>
          <w:rFonts w:cs="B Nazanin"/>
          <w:sz w:val="28"/>
          <w:szCs w:val="28"/>
          <w:lang w:bidi="fa-IR"/>
        </w:rPr>
      </w:pPr>
      <w:r>
        <w:rPr>
          <w:rFonts w:cs="B Nazanin" w:hint="cs"/>
          <w:sz w:val="28"/>
          <w:szCs w:val="28"/>
          <w:rtl/>
          <w:lang w:bidi="fa-IR"/>
        </w:rPr>
        <w:t xml:space="preserve">نیازی نیست که گراف لزوماً بدون جهت باشد (کافیست در صورت عدم وجود یال </w:t>
      </w:r>
      <m:oMath>
        <m:r>
          <w:rPr>
            <w:rFonts w:ascii="Cambria Math" w:hAnsi="Cambria Math" w:cs="B Nazanin"/>
            <w:sz w:val="28"/>
            <w:szCs w:val="28"/>
            <w:lang w:bidi="fa-IR"/>
          </w:rPr>
          <m:t>j→i</m:t>
        </m:r>
      </m:oMath>
      <w:r>
        <w:rPr>
          <w:rFonts w:cs="B Nazanin" w:hint="cs"/>
          <w:sz w:val="28"/>
          <w:szCs w:val="28"/>
          <w:rtl/>
          <w:lang w:bidi="fa-IR"/>
        </w:rPr>
        <w:t xml:space="preserve"> ، ضریب توجه </w:t>
      </w:r>
      <m:oMath>
        <m:sSub>
          <m:sSubPr>
            <m:ctrlPr>
              <w:rPr>
                <w:rFonts w:ascii="Cambria Math" w:eastAsiaTheme="minorEastAsia" w:hAnsi="Cambria Math" w:cs="B Nazanin"/>
                <w:i/>
                <w:sz w:val="28"/>
                <w:szCs w:val="28"/>
                <w:lang w:bidi="fa-IR"/>
              </w:rPr>
            </m:ctrlPr>
          </m:sSubPr>
          <m:e>
            <m:r>
              <w:rPr>
                <w:rFonts w:ascii="Cambria Math" w:eastAsiaTheme="minorEastAsia" w:hAnsi="Cambria Math" w:cs="B Nazanin"/>
                <w:sz w:val="28"/>
                <w:szCs w:val="28"/>
                <w:lang w:bidi="fa-IR"/>
              </w:rPr>
              <m:t>α</m:t>
            </m:r>
          </m:e>
          <m:sub>
            <m:r>
              <w:rPr>
                <w:rFonts w:ascii="Cambria Math" w:eastAsiaTheme="minorEastAsia" w:hAnsi="Cambria Math" w:cs="B Nazanin"/>
                <w:sz w:val="28"/>
                <w:szCs w:val="28"/>
                <w:lang w:bidi="fa-IR"/>
              </w:rPr>
              <m:t>ij</m:t>
            </m:r>
          </m:sub>
        </m:sSub>
      </m:oMath>
      <w:r>
        <w:rPr>
          <w:rFonts w:eastAsiaTheme="minorEastAsia" w:cs="B Nazanin" w:hint="cs"/>
          <w:sz w:val="28"/>
          <w:szCs w:val="28"/>
          <w:rtl/>
          <w:lang w:bidi="fa-IR"/>
        </w:rPr>
        <w:t xml:space="preserve"> محاسبه نشود</w:t>
      </w:r>
      <w:r>
        <w:rPr>
          <w:rFonts w:cs="B Nazanin" w:hint="cs"/>
          <w:sz w:val="28"/>
          <w:szCs w:val="28"/>
          <w:rtl/>
          <w:lang w:bidi="fa-IR"/>
        </w:rPr>
        <w:t>).</w:t>
      </w:r>
    </w:p>
    <w:p w14:paraId="2E995AE0" w14:textId="1EA8EEBC" w:rsidR="00891AC8" w:rsidRPr="00891AC8" w:rsidRDefault="00891AC8" w:rsidP="00891AC8">
      <w:pPr>
        <w:pStyle w:val="ListParagraph"/>
        <w:numPr>
          <w:ilvl w:val="1"/>
          <w:numId w:val="3"/>
        </w:numPr>
        <w:bidi/>
        <w:jc w:val="both"/>
        <w:rPr>
          <w:rFonts w:cs="B Nazanin"/>
          <w:sz w:val="28"/>
          <w:szCs w:val="28"/>
          <w:lang w:bidi="fa-IR"/>
        </w:rPr>
      </w:pPr>
      <w:r>
        <w:rPr>
          <w:rFonts w:cs="B Nazanin" w:hint="cs"/>
          <w:sz w:val="28"/>
          <w:szCs w:val="28"/>
          <w:rtl/>
          <w:lang w:bidi="fa-IR"/>
        </w:rPr>
        <w:t>امکان استفاده از این تکنیک بصورت مستقیم بر روی مسائل یادگیری استنتاجی نیز وجود خواهد داشت. در چنین مسائلی مدل بر روی گراف‌هایی مورد ارزیابی قرار می‌گیرد که تاکنون به هیچ‌وجه آن‌ها را در طول آموزش خود مشاهده نکرده است.</w:t>
      </w:r>
    </w:p>
    <w:p w14:paraId="7037AA2A" w14:textId="6DA14CB7" w:rsidR="00891AC8" w:rsidRPr="00253F3F" w:rsidRDefault="00253F3F" w:rsidP="00891AC8">
      <w:pPr>
        <w:pStyle w:val="ListParagraph"/>
        <w:numPr>
          <w:ilvl w:val="0"/>
          <w:numId w:val="3"/>
        </w:numPr>
        <w:bidi/>
        <w:jc w:val="both"/>
        <w:rPr>
          <w:rFonts w:cs="B Nazanin"/>
          <w:sz w:val="28"/>
          <w:szCs w:val="28"/>
          <w:lang w:bidi="fa-IR"/>
        </w:rPr>
      </w:pPr>
      <w:r>
        <w:rPr>
          <w:rFonts w:cs="B Nazanin" w:hint="cs"/>
          <w:b/>
          <w:bCs/>
          <w:sz w:val="28"/>
          <w:szCs w:val="28"/>
          <w:rtl/>
          <w:lang w:bidi="fa-IR"/>
        </w:rPr>
        <w:t>در نظر گرفتن همسایگی کامل:</w:t>
      </w:r>
    </w:p>
    <w:p w14:paraId="60090A08" w14:textId="18D04995" w:rsidR="00253F3F" w:rsidRDefault="00D85B7A" w:rsidP="00253F3F">
      <w:pPr>
        <w:pStyle w:val="ListParagraph"/>
        <w:numPr>
          <w:ilvl w:val="1"/>
          <w:numId w:val="3"/>
        </w:numPr>
        <w:bidi/>
        <w:jc w:val="both"/>
        <w:rPr>
          <w:rFonts w:cs="B Nazanin"/>
          <w:sz w:val="28"/>
          <w:szCs w:val="28"/>
          <w:lang w:bidi="fa-IR"/>
        </w:rPr>
      </w:pPr>
      <w:r>
        <w:rPr>
          <w:rFonts w:cs="B Nazanin" w:hint="cs"/>
          <w:sz w:val="28"/>
          <w:szCs w:val="28"/>
          <w:rtl/>
          <w:lang w:bidi="fa-IR"/>
        </w:rPr>
        <w:t xml:space="preserve">در روش‌های پیشین معرفی شده یا یک اندازۀ همسایگی ثابت در نظر گرفته می‌شود که در اینصورت به راس اجازه داده نمیشد تا از اطلاعات تمام همسایه‌های خود استفاده کند، یا اینکه از تجمیع‌کننده‌های همسایه‌ای بر پایۀ </w:t>
      </w:r>
      <w:r>
        <w:rPr>
          <w:rFonts w:cs="B Nazanin"/>
          <w:sz w:val="28"/>
          <w:szCs w:val="28"/>
          <w:lang w:bidi="fa-IR"/>
        </w:rPr>
        <w:t>LSTM</w:t>
      </w:r>
      <w:r>
        <w:rPr>
          <w:rFonts w:cs="B Nazanin" w:hint="cs"/>
          <w:sz w:val="28"/>
          <w:szCs w:val="28"/>
          <w:rtl/>
          <w:lang w:bidi="fa-IR"/>
        </w:rPr>
        <w:t xml:space="preserve"> استفاده شده است که در اینصورت نیز فرض بر این بوده که لزوماً یک ترتیبی بین رئوس گراف وجود داشته است.</w:t>
      </w:r>
    </w:p>
    <w:p w14:paraId="09A392E7" w14:textId="4372ACD5" w:rsidR="00D85B7A" w:rsidRPr="00253F3F" w:rsidRDefault="00D85B7A" w:rsidP="00D85B7A">
      <w:pPr>
        <w:pStyle w:val="ListParagraph"/>
        <w:numPr>
          <w:ilvl w:val="1"/>
          <w:numId w:val="3"/>
        </w:numPr>
        <w:bidi/>
        <w:jc w:val="both"/>
        <w:rPr>
          <w:rFonts w:cs="B Nazanin"/>
          <w:sz w:val="28"/>
          <w:szCs w:val="28"/>
          <w:lang w:bidi="fa-IR"/>
        </w:rPr>
      </w:pPr>
      <w:r>
        <w:rPr>
          <w:rFonts w:cs="B Nazanin" w:hint="cs"/>
          <w:sz w:val="28"/>
          <w:szCs w:val="28"/>
          <w:rtl/>
          <w:lang w:bidi="fa-IR"/>
        </w:rPr>
        <w:t xml:space="preserve">اما </w:t>
      </w:r>
      <w:r>
        <w:rPr>
          <w:rFonts w:cs="B Nazanin"/>
          <w:sz w:val="28"/>
          <w:szCs w:val="28"/>
          <w:lang w:bidi="fa-IR"/>
        </w:rPr>
        <w:t>GAT</w:t>
      </w:r>
      <w:r>
        <w:rPr>
          <w:rFonts w:cs="B Nazanin" w:hint="cs"/>
          <w:sz w:val="28"/>
          <w:szCs w:val="28"/>
          <w:rtl/>
          <w:lang w:bidi="fa-IR"/>
        </w:rPr>
        <w:t xml:space="preserve"> اصلاً با چنین مشکل‌هایی مواجه نیست. بر پایۀ همسایگی کامل عمل کرده و همچنین از پیش هیچ ترتیبی برای آن‌ها فرض نمی‌کند.</w:t>
      </w:r>
    </w:p>
    <w:p w14:paraId="0BCDB4E4" w14:textId="69F5FBFD" w:rsidR="00253F3F" w:rsidRPr="00425DEA" w:rsidRDefault="00425DEA" w:rsidP="00253F3F">
      <w:pPr>
        <w:pStyle w:val="ListParagraph"/>
        <w:numPr>
          <w:ilvl w:val="0"/>
          <w:numId w:val="3"/>
        </w:numPr>
        <w:bidi/>
        <w:jc w:val="both"/>
        <w:rPr>
          <w:rFonts w:cs="B Nazanin"/>
          <w:b/>
          <w:bCs/>
          <w:sz w:val="28"/>
          <w:szCs w:val="28"/>
          <w:lang w:bidi="fa-IR"/>
        </w:rPr>
      </w:pPr>
      <w:r w:rsidRPr="00425DEA">
        <w:rPr>
          <w:rFonts w:cs="B Nazanin" w:hint="cs"/>
          <w:b/>
          <w:bCs/>
          <w:sz w:val="28"/>
          <w:szCs w:val="28"/>
          <w:rtl/>
          <w:lang w:bidi="fa-IR"/>
        </w:rPr>
        <w:t xml:space="preserve">بازنویسی فرمول به شکل </w:t>
      </w:r>
      <w:proofErr w:type="spellStart"/>
      <w:r w:rsidRPr="00425DEA">
        <w:rPr>
          <w:rFonts w:cs="B Nazanin"/>
          <w:b/>
          <w:bCs/>
          <w:sz w:val="28"/>
          <w:szCs w:val="28"/>
          <w:lang w:bidi="fa-IR"/>
        </w:rPr>
        <w:t>MoNet</w:t>
      </w:r>
      <w:proofErr w:type="spellEnd"/>
      <w:r w:rsidRPr="00425DEA">
        <w:rPr>
          <w:rFonts w:cs="B Nazanin" w:hint="cs"/>
          <w:b/>
          <w:bCs/>
          <w:sz w:val="28"/>
          <w:szCs w:val="28"/>
          <w:rtl/>
          <w:lang w:bidi="fa-IR"/>
        </w:rPr>
        <w:t>:</w:t>
      </w:r>
    </w:p>
    <w:p w14:paraId="0D991DBC" w14:textId="57D28A27" w:rsidR="00425DEA" w:rsidRDefault="00425DEA" w:rsidP="00425DEA">
      <w:pPr>
        <w:pStyle w:val="ListParagraph"/>
        <w:numPr>
          <w:ilvl w:val="1"/>
          <w:numId w:val="3"/>
        </w:numPr>
        <w:bidi/>
        <w:jc w:val="both"/>
        <w:rPr>
          <w:rFonts w:cs="B Nazanin"/>
          <w:sz w:val="28"/>
          <w:szCs w:val="28"/>
          <w:lang w:bidi="fa-IR"/>
        </w:rPr>
      </w:pPr>
      <w:r>
        <w:rPr>
          <w:rFonts w:cs="B Nazanin" w:hint="cs"/>
          <w:sz w:val="28"/>
          <w:szCs w:val="28"/>
          <w:rtl/>
          <w:lang w:bidi="fa-IR"/>
        </w:rPr>
        <w:t xml:space="preserve">روابط لایۀ </w:t>
      </w:r>
      <w:r>
        <w:rPr>
          <w:rFonts w:cs="B Nazanin"/>
          <w:sz w:val="28"/>
          <w:szCs w:val="28"/>
          <w:lang w:bidi="fa-IR"/>
        </w:rPr>
        <w:t>GAT</w:t>
      </w:r>
      <w:r>
        <w:rPr>
          <w:rFonts w:cs="B Nazanin" w:hint="cs"/>
          <w:sz w:val="28"/>
          <w:szCs w:val="28"/>
          <w:rtl/>
          <w:lang w:bidi="fa-IR"/>
        </w:rPr>
        <w:t xml:space="preserve"> را همچنین می‌توان به شکل یک نمونۀ مشخص از معماری </w:t>
      </w:r>
      <w:proofErr w:type="spellStart"/>
      <w:r>
        <w:rPr>
          <w:rFonts w:cs="B Nazanin"/>
          <w:sz w:val="28"/>
          <w:szCs w:val="28"/>
          <w:lang w:bidi="fa-IR"/>
        </w:rPr>
        <w:t>MoNet</w:t>
      </w:r>
      <w:proofErr w:type="spellEnd"/>
      <w:r>
        <w:rPr>
          <w:rFonts w:cs="B Nazanin" w:hint="cs"/>
          <w:sz w:val="28"/>
          <w:szCs w:val="28"/>
          <w:rtl/>
          <w:lang w:bidi="fa-IR"/>
        </w:rPr>
        <w:t xml:space="preserve"> نیز بازنویسی کرد.</w:t>
      </w:r>
    </w:p>
    <w:p w14:paraId="430AE790" w14:textId="1CDF2956" w:rsidR="00425DEA" w:rsidRDefault="00425DEA" w:rsidP="00425DEA">
      <w:pPr>
        <w:pStyle w:val="ListParagraph"/>
        <w:numPr>
          <w:ilvl w:val="1"/>
          <w:numId w:val="3"/>
        </w:numPr>
        <w:bidi/>
        <w:jc w:val="both"/>
        <w:rPr>
          <w:rFonts w:cs="B Nazanin"/>
          <w:sz w:val="28"/>
          <w:szCs w:val="28"/>
          <w:lang w:bidi="fa-IR"/>
        </w:rPr>
      </w:pPr>
      <w:r>
        <w:rPr>
          <w:rFonts w:cs="B Nazanin" w:hint="cs"/>
          <w:sz w:val="28"/>
          <w:szCs w:val="28"/>
          <w:rtl/>
          <w:lang w:bidi="fa-IR"/>
        </w:rPr>
        <w:t xml:space="preserve">با این حال، لایۀ </w:t>
      </w:r>
      <w:r>
        <w:rPr>
          <w:rFonts w:cs="B Nazanin"/>
          <w:sz w:val="28"/>
          <w:szCs w:val="28"/>
          <w:lang w:bidi="fa-IR"/>
        </w:rPr>
        <w:t>GAT</w:t>
      </w:r>
      <w:r>
        <w:rPr>
          <w:rFonts w:cs="B Nazanin" w:hint="cs"/>
          <w:sz w:val="28"/>
          <w:szCs w:val="28"/>
          <w:rtl/>
          <w:lang w:bidi="fa-IR"/>
        </w:rPr>
        <w:t xml:space="preserve"> از ویژگی رئوس جهت محاسبات مشابهت استفاده می‌کند (برخلاف استفاده از خصوصیات ساختاری رئوس در </w:t>
      </w:r>
      <w:proofErr w:type="spellStart"/>
      <w:r>
        <w:rPr>
          <w:rFonts w:cs="B Nazanin"/>
          <w:sz w:val="28"/>
          <w:szCs w:val="28"/>
          <w:lang w:bidi="fa-IR"/>
        </w:rPr>
        <w:t>MoNet</w:t>
      </w:r>
      <w:proofErr w:type="spellEnd"/>
      <w:r>
        <w:rPr>
          <w:rFonts w:cs="B Nazanin" w:hint="cs"/>
          <w:sz w:val="28"/>
          <w:szCs w:val="28"/>
          <w:rtl/>
          <w:lang w:bidi="fa-IR"/>
        </w:rPr>
        <w:t xml:space="preserve"> که نیاز به اطلاعات کامل گراف دارد).</w:t>
      </w:r>
    </w:p>
    <w:p w14:paraId="0BD67C3D" w14:textId="77777777" w:rsidR="00705DF2" w:rsidRDefault="00705DF2" w:rsidP="00686857">
      <w:pPr>
        <w:bidi/>
        <w:jc w:val="both"/>
        <w:rPr>
          <w:rFonts w:cs="B Nazanin"/>
          <w:sz w:val="28"/>
          <w:szCs w:val="28"/>
          <w:lang w:bidi="fa-IR"/>
        </w:rPr>
      </w:pPr>
    </w:p>
    <w:p w14:paraId="0B2D79AD" w14:textId="77777777" w:rsidR="00705DF2" w:rsidRDefault="00705DF2" w:rsidP="00705DF2">
      <w:pPr>
        <w:bidi/>
        <w:jc w:val="both"/>
        <w:rPr>
          <w:rFonts w:cs="B Nazanin"/>
          <w:sz w:val="28"/>
          <w:szCs w:val="28"/>
          <w:lang w:bidi="fa-IR"/>
        </w:rPr>
      </w:pPr>
    </w:p>
    <w:p w14:paraId="5620A959" w14:textId="77777777" w:rsidR="00705DF2" w:rsidRDefault="00705DF2" w:rsidP="00705DF2">
      <w:pPr>
        <w:bidi/>
        <w:jc w:val="both"/>
        <w:rPr>
          <w:rFonts w:cs="B Nazanin"/>
          <w:sz w:val="28"/>
          <w:szCs w:val="28"/>
          <w:lang w:bidi="fa-IR"/>
        </w:rPr>
      </w:pPr>
    </w:p>
    <w:p w14:paraId="38417FC4" w14:textId="6AA1A415" w:rsidR="00686857" w:rsidRDefault="00C65BAC" w:rsidP="00705DF2">
      <w:pPr>
        <w:bidi/>
        <w:jc w:val="both"/>
        <w:rPr>
          <w:rFonts w:cs="B Nazanin"/>
          <w:sz w:val="28"/>
          <w:szCs w:val="28"/>
          <w:rtl/>
          <w:lang w:bidi="fa-IR"/>
        </w:rPr>
      </w:pPr>
      <w:r>
        <w:rPr>
          <w:rFonts w:cs="B Nazanin" w:hint="cs"/>
          <w:sz w:val="28"/>
          <w:szCs w:val="28"/>
          <w:rtl/>
          <w:lang w:bidi="fa-IR"/>
        </w:rPr>
        <w:lastRenderedPageBreak/>
        <w:t>برخی مشکلاتی که در مقاله به آن‌ها اشاره شده نیز عبارتند از:</w:t>
      </w:r>
    </w:p>
    <w:p w14:paraId="57E9AA4F" w14:textId="167BAF96" w:rsidR="00C65BAC" w:rsidRPr="00C65BAC" w:rsidRDefault="00C65BAC" w:rsidP="00C65BAC">
      <w:pPr>
        <w:pStyle w:val="ListParagraph"/>
        <w:numPr>
          <w:ilvl w:val="0"/>
          <w:numId w:val="4"/>
        </w:numPr>
        <w:bidi/>
        <w:jc w:val="both"/>
        <w:rPr>
          <w:rFonts w:cs="B Nazanin"/>
          <w:b/>
          <w:bCs/>
          <w:sz w:val="28"/>
          <w:szCs w:val="28"/>
          <w:lang w:bidi="fa-IR"/>
        </w:rPr>
      </w:pPr>
      <w:r w:rsidRPr="00C65BAC">
        <w:rPr>
          <w:rFonts w:cs="B Nazanin" w:hint="cs"/>
          <w:b/>
          <w:bCs/>
          <w:sz w:val="28"/>
          <w:szCs w:val="28"/>
          <w:rtl/>
          <w:lang w:bidi="fa-IR"/>
        </w:rPr>
        <w:t>محدودیت در امکان دسته کردن</w:t>
      </w:r>
      <w:r>
        <w:rPr>
          <w:rStyle w:val="FootnoteReference"/>
          <w:rFonts w:cs="B Nazanin"/>
          <w:b/>
          <w:bCs/>
          <w:sz w:val="28"/>
          <w:szCs w:val="28"/>
          <w:rtl/>
          <w:lang w:bidi="fa-IR"/>
        </w:rPr>
        <w:footnoteReference w:id="12"/>
      </w:r>
      <w:r w:rsidRPr="00C65BAC">
        <w:rPr>
          <w:rFonts w:cs="B Nazanin" w:hint="cs"/>
          <w:b/>
          <w:bCs/>
          <w:sz w:val="28"/>
          <w:szCs w:val="28"/>
          <w:rtl/>
          <w:lang w:bidi="fa-IR"/>
        </w:rPr>
        <w:t>:</w:t>
      </w:r>
    </w:p>
    <w:p w14:paraId="13759AE6" w14:textId="21D76D1C" w:rsidR="00C65BAC" w:rsidRDefault="00C65BAC" w:rsidP="00C65BAC">
      <w:pPr>
        <w:pStyle w:val="ListParagraph"/>
        <w:numPr>
          <w:ilvl w:val="1"/>
          <w:numId w:val="4"/>
        </w:numPr>
        <w:bidi/>
        <w:jc w:val="both"/>
        <w:rPr>
          <w:rFonts w:cs="B Nazanin"/>
          <w:sz w:val="28"/>
          <w:szCs w:val="28"/>
          <w:lang w:bidi="fa-IR"/>
        </w:rPr>
      </w:pPr>
      <w:r>
        <w:rPr>
          <w:rFonts w:cs="B Nazanin" w:hint="cs"/>
          <w:sz w:val="28"/>
          <w:szCs w:val="28"/>
          <w:rtl/>
          <w:lang w:bidi="fa-IR"/>
        </w:rPr>
        <w:t>ابزاری که در این مقاله برای ضرب تنسورها از آن استفاده شده تنها ضرب ماتریس‌های تُنک</w:t>
      </w:r>
      <w:r>
        <w:rPr>
          <w:rStyle w:val="FootnoteReference"/>
          <w:rFonts w:cs="B Nazanin"/>
          <w:sz w:val="28"/>
          <w:szCs w:val="28"/>
          <w:rtl/>
          <w:lang w:bidi="fa-IR"/>
        </w:rPr>
        <w:footnoteReference w:id="13"/>
      </w:r>
      <w:r>
        <w:rPr>
          <w:rFonts w:cs="B Nazanin" w:hint="cs"/>
          <w:sz w:val="28"/>
          <w:szCs w:val="28"/>
          <w:rtl/>
          <w:lang w:bidi="fa-IR"/>
        </w:rPr>
        <w:t xml:space="preserve"> تا تنسور درجه-2 را پشتیبانی می‌کند.</w:t>
      </w:r>
    </w:p>
    <w:p w14:paraId="4832635A" w14:textId="11EF936D" w:rsidR="00C65BAC" w:rsidRDefault="0001203D" w:rsidP="00C65BAC">
      <w:pPr>
        <w:pStyle w:val="ListParagraph"/>
        <w:numPr>
          <w:ilvl w:val="0"/>
          <w:numId w:val="4"/>
        </w:numPr>
        <w:bidi/>
        <w:jc w:val="both"/>
        <w:rPr>
          <w:rFonts w:cs="B Nazanin"/>
          <w:b/>
          <w:bCs/>
          <w:sz w:val="28"/>
          <w:szCs w:val="28"/>
          <w:lang w:bidi="fa-IR"/>
        </w:rPr>
      </w:pPr>
      <w:r w:rsidRPr="0001203D">
        <w:rPr>
          <w:rFonts w:cs="B Nazanin" w:hint="cs"/>
          <w:b/>
          <w:bCs/>
          <w:sz w:val="28"/>
          <w:szCs w:val="28"/>
          <w:rtl/>
          <w:lang w:bidi="fa-IR"/>
        </w:rPr>
        <w:t xml:space="preserve">مزیت پایین </w:t>
      </w:r>
      <w:r w:rsidRPr="0001203D">
        <w:rPr>
          <w:rFonts w:cs="B Nazanin"/>
          <w:b/>
          <w:bCs/>
          <w:sz w:val="28"/>
          <w:szCs w:val="28"/>
          <w:lang w:bidi="fa-IR"/>
        </w:rPr>
        <w:t>GPU</w:t>
      </w:r>
      <w:r w:rsidRPr="0001203D">
        <w:rPr>
          <w:rFonts w:cs="B Nazanin" w:hint="cs"/>
          <w:b/>
          <w:bCs/>
          <w:sz w:val="28"/>
          <w:szCs w:val="28"/>
          <w:rtl/>
          <w:lang w:bidi="fa-IR"/>
        </w:rPr>
        <w:t>:</w:t>
      </w:r>
    </w:p>
    <w:p w14:paraId="2EF76762" w14:textId="310DA920" w:rsidR="0001203D" w:rsidRPr="0001203D" w:rsidRDefault="0001203D" w:rsidP="0001203D">
      <w:pPr>
        <w:pStyle w:val="ListParagraph"/>
        <w:numPr>
          <w:ilvl w:val="1"/>
          <w:numId w:val="4"/>
        </w:numPr>
        <w:bidi/>
        <w:jc w:val="both"/>
        <w:rPr>
          <w:rFonts w:cs="B Nazanin"/>
          <w:b/>
          <w:bCs/>
          <w:sz w:val="28"/>
          <w:szCs w:val="28"/>
          <w:lang w:bidi="fa-IR"/>
        </w:rPr>
      </w:pPr>
      <w:r>
        <w:rPr>
          <w:rFonts w:cs="B Nazanin" w:hint="cs"/>
          <w:sz w:val="28"/>
          <w:szCs w:val="28"/>
          <w:rtl/>
          <w:lang w:bidi="fa-IR"/>
        </w:rPr>
        <w:t xml:space="preserve">با توجه به نظم ساختارهای گراف مورداستفاده و خصوصاً در سناریوی ماتریس‌های تُنک ممکن است استفاده از </w:t>
      </w:r>
      <w:r>
        <w:rPr>
          <w:rFonts w:cs="B Nazanin"/>
          <w:sz w:val="28"/>
          <w:szCs w:val="28"/>
          <w:lang w:bidi="fa-IR"/>
        </w:rPr>
        <w:t>GPU</w:t>
      </w:r>
      <w:r>
        <w:rPr>
          <w:rFonts w:cs="B Nazanin" w:hint="cs"/>
          <w:sz w:val="28"/>
          <w:szCs w:val="28"/>
          <w:rtl/>
          <w:lang w:bidi="fa-IR"/>
        </w:rPr>
        <w:t xml:space="preserve"> مزیت‌های بیشتری را نسبت به </w:t>
      </w:r>
      <w:r>
        <w:rPr>
          <w:rFonts w:cs="B Nazanin"/>
          <w:sz w:val="28"/>
          <w:szCs w:val="28"/>
          <w:lang w:bidi="fa-IR"/>
        </w:rPr>
        <w:t>CPU</w:t>
      </w:r>
      <w:r>
        <w:rPr>
          <w:rFonts w:cs="B Nazanin" w:hint="cs"/>
          <w:sz w:val="28"/>
          <w:szCs w:val="28"/>
          <w:rtl/>
          <w:lang w:bidi="fa-IR"/>
        </w:rPr>
        <w:t xml:space="preserve"> برای ما فراهم نکند.</w:t>
      </w:r>
    </w:p>
    <w:p w14:paraId="7600A60F" w14:textId="1CFD2997" w:rsidR="0001203D" w:rsidRPr="007075F3" w:rsidRDefault="005848BF" w:rsidP="0001203D">
      <w:pPr>
        <w:pStyle w:val="ListParagraph"/>
        <w:numPr>
          <w:ilvl w:val="0"/>
          <w:numId w:val="4"/>
        </w:numPr>
        <w:bidi/>
        <w:jc w:val="both"/>
        <w:rPr>
          <w:rFonts w:cs="B Nazanin"/>
          <w:b/>
          <w:bCs/>
          <w:sz w:val="28"/>
          <w:szCs w:val="28"/>
          <w:lang w:bidi="fa-IR"/>
        </w:rPr>
      </w:pPr>
      <w:r w:rsidRPr="007075F3">
        <w:rPr>
          <w:rFonts w:cs="B Nazanin" w:hint="cs"/>
          <w:b/>
          <w:bCs/>
          <w:sz w:val="28"/>
          <w:szCs w:val="28"/>
          <w:rtl/>
          <w:lang w:bidi="fa-IR"/>
        </w:rPr>
        <w:t xml:space="preserve">اندازۀ </w:t>
      </w:r>
      <w:r w:rsidRPr="007075F3">
        <w:rPr>
          <w:rFonts w:cs="B Nazanin"/>
          <w:b/>
          <w:bCs/>
          <w:sz w:val="28"/>
          <w:szCs w:val="28"/>
          <w:lang w:bidi="fa-IR"/>
        </w:rPr>
        <w:t>Receptive field</w:t>
      </w:r>
      <w:r w:rsidRPr="007075F3">
        <w:rPr>
          <w:rFonts w:cs="B Nazanin" w:hint="cs"/>
          <w:b/>
          <w:bCs/>
          <w:sz w:val="28"/>
          <w:szCs w:val="28"/>
          <w:rtl/>
          <w:lang w:bidi="fa-IR"/>
        </w:rPr>
        <w:t>:</w:t>
      </w:r>
    </w:p>
    <w:p w14:paraId="373143F9" w14:textId="32475A75" w:rsidR="005848BF" w:rsidRDefault="005848BF" w:rsidP="005848BF">
      <w:pPr>
        <w:pStyle w:val="ListParagraph"/>
        <w:numPr>
          <w:ilvl w:val="1"/>
          <w:numId w:val="4"/>
        </w:numPr>
        <w:bidi/>
        <w:jc w:val="both"/>
        <w:rPr>
          <w:rFonts w:cs="B Nazanin"/>
          <w:sz w:val="28"/>
          <w:szCs w:val="28"/>
          <w:lang w:bidi="fa-IR"/>
        </w:rPr>
      </w:pPr>
      <w:r>
        <w:rPr>
          <w:rFonts w:cs="B Nazanin" w:hint="cs"/>
          <w:sz w:val="28"/>
          <w:szCs w:val="28"/>
          <w:rtl/>
          <w:lang w:bidi="fa-IR"/>
        </w:rPr>
        <w:t xml:space="preserve">کران بالای اندازۀ </w:t>
      </w:r>
      <w:r>
        <w:rPr>
          <w:rFonts w:cs="B Nazanin"/>
          <w:sz w:val="28"/>
          <w:szCs w:val="28"/>
          <w:lang w:bidi="fa-IR"/>
        </w:rPr>
        <w:t>receptive field</w:t>
      </w:r>
      <w:r>
        <w:rPr>
          <w:rFonts w:cs="B Nazanin" w:hint="cs"/>
          <w:sz w:val="28"/>
          <w:szCs w:val="28"/>
          <w:rtl/>
          <w:lang w:bidi="fa-IR"/>
        </w:rPr>
        <w:t xml:space="preserve"> در این معماری برابر است با عمق شبکه (همچون مدل‌های پیشین مانند </w:t>
      </w:r>
      <w:r>
        <w:rPr>
          <w:rFonts w:cs="B Nazanin"/>
          <w:sz w:val="28"/>
          <w:szCs w:val="28"/>
          <w:lang w:bidi="fa-IR"/>
        </w:rPr>
        <w:t>GCN</w:t>
      </w:r>
      <w:r>
        <w:rPr>
          <w:rFonts w:cs="B Nazanin" w:hint="cs"/>
          <w:sz w:val="28"/>
          <w:szCs w:val="28"/>
          <w:rtl/>
          <w:lang w:bidi="fa-IR"/>
        </w:rPr>
        <w:t>).</w:t>
      </w:r>
    </w:p>
    <w:p w14:paraId="090D507C" w14:textId="7029EB14" w:rsidR="005848BF" w:rsidRDefault="005848BF" w:rsidP="005848BF">
      <w:pPr>
        <w:pStyle w:val="ListParagraph"/>
        <w:numPr>
          <w:ilvl w:val="1"/>
          <w:numId w:val="4"/>
        </w:numPr>
        <w:bidi/>
        <w:jc w:val="both"/>
        <w:rPr>
          <w:rFonts w:cs="B Nazanin"/>
          <w:sz w:val="28"/>
          <w:szCs w:val="28"/>
          <w:lang w:bidi="fa-IR"/>
        </w:rPr>
      </w:pPr>
      <w:r>
        <w:rPr>
          <w:rFonts w:cs="B Nazanin" w:hint="cs"/>
          <w:sz w:val="28"/>
          <w:szCs w:val="28"/>
          <w:rtl/>
          <w:lang w:bidi="fa-IR"/>
        </w:rPr>
        <w:t xml:space="preserve">می‌توان از تکنیک‌هایی نظیر </w:t>
      </w:r>
      <w:r>
        <w:rPr>
          <w:rFonts w:cs="B Nazanin"/>
          <w:sz w:val="28"/>
          <w:szCs w:val="28"/>
          <w:lang w:bidi="fa-IR"/>
        </w:rPr>
        <w:t>skip connections</w:t>
      </w:r>
      <w:r>
        <w:rPr>
          <w:rFonts w:cs="B Nazanin" w:hint="cs"/>
          <w:sz w:val="28"/>
          <w:szCs w:val="28"/>
          <w:rtl/>
          <w:lang w:bidi="fa-IR"/>
        </w:rPr>
        <w:t xml:space="preserve"> جهت بسط عمق شبکه استفاده کرد.</w:t>
      </w:r>
    </w:p>
    <w:p w14:paraId="69AD203C" w14:textId="6D441B50" w:rsidR="005848BF" w:rsidRPr="007075F3" w:rsidRDefault="00BF0258" w:rsidP="005848BF">
      <w:pPr>
        <w:pStyle w:val="ListParagraph"/>
        <w:numPr>
          <w:ilvl w:val="0"/>
          <w:numId w:val="4"/>
        </w:numPr>
        <w:bidi/>
        <w:jc w:val="both"/>
        <w:rPr>
          <w:rFonts w:cs="B Nazanin"/>
          <w:b/>
          <w:bCs/>
          <w:sz w:val="28"/>
          <w:szCs w:val="28"/>
          <w:lang w:bidi="fa-IR"/>
        </w:rPr>
      </w:pPr>
      <w:r>
        <w:rPr>
          <w:rFonts w:cs="B Nazanin" w:hint="cs"/>
          <w:b/>
          <w:bCs/>
          <w:sz w:val="28"/>
          <w:szCs w:val="28"/>
          <w:rtl/>
          <w:lang w:bidi="fa-IR"/>
        </w:rPr>
        <w:t xml:space="preserve">افزونگی </w:t>
      </w:r>
      <w:r w:rsidR="005848BF" w:rsidRPr="007075F3">
        <w:rPr>
          <w:rFonts w:cs="B Nazanin" w:hint="cs"/>
          <w:b/>
          <w:bCs/>
          <w:sz w:val="28"/>
          <w:szCs w:val="28"/>
          <w:rtl/>
          <w:lang w:bidi="fa-IR"/>
        </w:rPr>
        <w:t>محاسبات:</w:t>
      </w:r>
    </w:p>
    <w:p w14:paraId="4DD26F1A" w14:textId="2D38272A" w:rsidR="005848BF" w:rsidRDefault="005848BF" w:rsidP="005848BF">
      <w:pPr>
        <w:pStyle w:val="ListParagraph"/>
        <w:numPr>
          <w:ilvl w:val="1"/>
          <w:numId w:val="4"/>
        </w:numPr>
        <w:bidi/>
        <w:jc w:val="both"/>
        <w:rPr>
          <w:rFonts w:cs="B Nazanin"/>
          <w:sz w:val="28"/>
          <w:szCs w:val="28"/>
          <w:lang w:bidi="fa-IR"/>
        </w:rPr>
      </w:pPr>
      <w:r>
        <w:rPr>
          <w:rFonts w:cs="B Nazanin" w:hint="cs"/>
          <w:sz w:val="28"/>
          <w:szCs w:val="28"/>
          <w:rtl/>
          <w:lang w:bidi="fa-IR"/>
        </w:rPr>
        <w:t>در صورت موازی‌سازی بر روی یال‌های گراف، خصوصاً به شکل توزیع‌شده، از آنجا که بسیاری از همسایگی‌ها با همدیگر هم‌پوشانی دارند ممکن است محاسبات زائد زیادی رخ دهد.</w:t>
      </w:r>
    </w:p>
    <w:p w14:paraId="5E4336EB" w14:textId="0ECA1CB4" w:rsidR="007075F3" w:rsidRDefault="007075F3" w:rsidP="007075F3">
      <w:pPr>
        <w:bidi/>
        <w:jc w:val="both"/>
        <w:rPr>
          <w:rFonts w:cs="B Nazanin"/>
          <w:b/>
          <w:bCs/>
          <w:sz w:val="32"/>
          <w:szCs w:val="32"/>
          <w:rtl/>
          <w:lang w:bidi="fa-IR"/>
        </w:rPr>
      </w:pPr>
      <w:bookmarkStart w:id="4" w:name="GAT_Datasets"/>
      <w:r w:rsidRPr="007075F3">
        <w:rPr>
          <w:rFonts w:cs="B Nazanin" w:hint="cs"/>
          <w:b/>
          <w:bCs/>
          <w:sz w:val="32"/>
          <w:szCs w:val="32"/>
          <w:rtl/>
          <w:lang w:bidi="fa-IR"/>
        </w:rPr>
        <w:t>1.3) مجموعه داده‌ها</w:t>
      </w:r>
    </w:p>
    <w:bookmarkEnd w:id="4"/>
    <w:p w14:paraId="7ABBEC7F" w14:textId="7C964C5E" w:rsidR="007075F3" w:rsidRDefault="007075F3" w:rsidP="007075F3">
      <w:pPr>
        <w:bidi/>
        <w:jc w:val="both"/>
        <w:rPr>
          <w:rFonts w:cs="B Nazanin"/>
          <w:sz w:val="28"/>
          <w:szCs w:val="28"/>
          <w:rtl/>
          <w:lang w:bidi="fa-IR"/>
        </w:rPr>
      </w:pPr>
      <w:r>
        <w:rPr>
          <w:rFonts w:cs="B Nazanin" w:hint="cs"/>
          <w:sz w:val="28"/>
          <w:szCs w:val="28"/>
          <w:rtl/>
          <w:lang w:bidi="fa-IR"/>
        </w:rPr>
        <w:t xml:space="preserve">چهار مجموعه داده مختلف در این مقاله مورد استفاده قرار گرفته‌اند که سه مجموعه جهت یادگیری </w:t>
      </w:r>
      <w:proofErr w:type="spellStart"/>
      <w:r>
        <w:rPr>
          <w:rFonts w:cs="B Nazanin"/>
          <w:sz w:val="28"/>
          <w:szCs w:val="28"/>
          <w:lang w:bidi="fa-IR"/>
        </w:rPr>
        <w:t>Transductive</w:t>
      </w:r>
      <w:proofErr w:type="spellEnd"/>
      <w:r>
        <w:rPr>
          <w:rFonts w:cs="B Nazanin" w:hint="cs"/>
          <w:sz w:val="28"/>
          <w:szCs w:val="28"/>
          <w:rtl/>
          <w:lang w:bidi="fa-IR"/>
        </w:rPr>
        <w:t xml:space="preserve"> و یک مجموعه دیگر جهت یادگیری </w:t>
      </w:r>
      <w:r>
        <w:rPr>
          <w:rFonts w:cs="B Nazanin"/>
          <w:sz w:val="28"/>
          <w:szCs w:val="28"/>
          <w:lang w:bidi="fa-IR"/>
        </w:rPr>
        <w:t>Inductive</w:t>
      </w:r>
      <w:r>
        <w:rPr>
          <w:rFonts w:cs="B Nazanin" w:hint="cs"/>
          <w:sz w:val="28"/>
          <w:szCs w:val="28"/>
          <w:rtl/>
          <w:lang w:bidi="fa-IR"/>
        </w:rPr>
        <w:t xml:space="preserve"> منظور شده است. جزئیات این مجموعه داده‌ها در جدول 1.1 آمده است:</w:t>
      </w:r>
    </w:p>
    <w:p w14:paraId="2CFCBA72" w14:textId="10C6939A" w:rsidR="007075F3" w:rsidRDefault="007075F3" w:rsidP="007075F3">
      <w:pPr>
        <w:bidi/>
        <w:jc w:val="center"/>
        <w:rPr>
          <w:rFonts w:cs="B Nazanin"/>
          <w:sz w:val="28"/>
          <w:szCs w:val="28"/>
          <w:lang w:bidi="fa-IR"/>
        </w:rPr>
      </w:pPr>
      <w:r>
        <w:rPr>
          <w:rFonts w:cs="B Nazanin"/>
          <w:noProof/>
          <w:sz w:val="28"/>
          <w:szCs w:val="28"/>
          <w:lang w:bidi="fa-IR"/>
        </w:rPr>
        <w:drawing>
          <wp:inline distT="0" distB="0" distL="0" distR="0" wp14:anchorId="2D19474C" wp14:editId="7DEB8706">
            <wp:extent cx="5943600" cy="1699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3">
                      <a:extLst>
                        <a:ext uri="{28A0092B-C50C-407E-A947-70E740481C1C}">
                          <a14:useLocalDpi xmlns:a14="http://schemas.microsoft.com/office/drawing/2010/main" val="0"/>
                        </a:ext>
                      </a:extLst>
                    </a:blip>
                    <a:stretch>
                      <a:fillRect/>
                    </a:stretch>
                  </pic:blipFill>
                  <pic:spPr>
                    <a:xfrm>
                      <a:off x="0" y="0"/>
                      <a:ext cx="5943600" cy="1699260"/>
                    </a:xfrm>
                    <a:prstGeom prst="rect">
                      <a:avLst/>
                    </a:prstGeom>
                  </pic:spPr>
                </pic:pic>
              </a:graphicData>
            </a:graphic>
          </wp:inline>
        </w:drawing>
      </w:r>
    </w:p>
    <w:p w14:paraId="2FBE1738" w14:textId="5953B449" w:rsidR="007075F3" w:rsidRPr="007075F3" w:rsidRDefault="007075F3" w:rsidP="007075F3">
      <w:pPr>
        <w:bidi/>
        <w:jc w:val="center"/>
        <w:rPr>
          <w:rFonts w:cs="Calibri"/>
          <w:sz w:val="28"/>
          <w:szCs w:val="28"/>
          <w:rtl/>
          <w:lang w:bidi="fa-IR"/>
        </w:rPr>
      </w:pPr>
      <w:r w:rsidRPr="007075F3">
        <w:rPr>
          <w:rFonts w:cs="B Nazanin" w:hint="cs"/>
          <w:b/>
          <w:bCs/>
          <w:rtl/>
          <w:lang w:bidi="fa-IR"/>
        </w:rPr>
        <w:t xml:space="preserve">جدول 1.1: </w:t>
      </w:r>
      <w:r w:rsidRPr="007075F3">
        <w:rPr>
          <w:rFonts w:cs="B Nazanin" w:hint="cs"/>
          <w:rtl/>
          <w:lang w:bidi="fa-IR"/>
        </w:rPr>
        <w:t>خلاصه‌ای از مجموعه داده‌های مورد آزمایش</w:t>
      </w:r>
    </w:p>
    <w:p w14:paraId="3C6861E4" w14:textId="2FBF7D0B" w:rsidR="007075F3" w:rsidRDefault="00FF54CF" w:rsidP="00FF54CF">
      <w:pPr>
        <w:bidi/>
        <w:rPr>
          <w:rFonts w:cs="B Nazanin"/>
          <w:sz w:val="28"/>
          <w:szCs w:val="28"/>
          <w:rtl/>
          <w:lang w:bidi="fa-IR"/>
        </w:rPr>
      </w:pPr>
      <w:r>
        <w:rPr>
          <w:rFonts w:cs="B Nazanin" w:hint="cs"/>
          <w:sz w:val="28"/>
          <w:szCs w:val="28"/>
          <w:rtl/>
          <w:lang w:bidi="fa-IR"/>
        </w:rPr>
        <w:lastRenderedPageBreak/>
        <w:t>در سه مجموعه داده نخست</w:t>
      </w:r>
      <w:r>
        <w:rPr>
          <w:rFonts w:cs="B Nazanin"/>
          <w:sz w:val="28"/>
          <w:szCs w:val="28"/>
          <w:lang w:bidi="fa-IR"/>
        </w:rPr>
        <w:t xml:space="preserve"> </w:t>
      </w:r>
      <w:r>
        <w:rPr>
          <w:rFonts w:cs="B Nazanin" w:hint="cs"/>
          <w:sz w:val="28"/>
          <w:szCs w:val="28"/>
          <w:rtl/>
          <w:lang w:bidi="fa-IR"/>
        </w:rPr>
        <w:t>(</w:t>
      </w:r>
      <w:r>
        <w:rPr>
          <w:rFonts w:cs="B Nazanin"/>
          <w:sz w:val="28"/>
          <w:szCs w:val="28"/>
          <w:lang w:bidi="fa-IR"/>
        </w:rPr>
        <w:t>Cora</w:t>
      </w:r>
      <w:r>
        <w:rPr>
          <w:rFonts w:cs="B Nazanin" w:hint="cs"/>
          <w:sz w:val="28"/>
          <w:szCs w:val="28"/>
          <w:rtl/>
          <w:lang w:bidi="fa-IR"/>
        </w:rPr>
        <w:t xml:space="preserve">، </w:t>
      </w:r>
      <w:proofErr w:type="spellStart"/>
      <w:r>
        <w:rPr>
          <w:rFonts w:cs="B Nazanin"/>
          <w:sz w:val="28"/>
          <w:szCs w:val="28"/>
          <w:lang w:bidi="fa-IR"/>
        </w:rPr>
        <w:t>Citeseer</w:t>
      </w:r>
      <w:proofErr w:type="spellEnd"/>
      <w:r>
        <w:rPr>
          <w:rFonts w:cs="B Nazanin" w:hint="cs"/>
          <w:sz w:val="28"/>
          <w:szCs w:val="28"/>
          <w:rtl/>
          <w:lang w:bidi="fa-IR"/>
        </w:rPr>
        <w:t xml:space="preserve"> و </w:t>
      </w:r>
      <w:proofErr w:type="spellStart"/>
      <w:r>
        <w:rPr>
          <w:rFonts w:cs="B Nazanin"/>
          <w:sz w:val="28"/>
          <w:szCs w:val="28"/>
          <w:lang w:bidi="fa-IR"/>
        </w:rPr>
        <w:t>Pubmed</w:t>
      </w:r>
      <w:proofErr w:type="spellEnd"/>
      <w:r>
        <w:rPr>
          <w:rFonts w:cs="B Nazanin" w:hint="cs"/>
          <w:sz w:val="28"/>
          <w:szCs w:val="28"/>
          <w:rtl/>
          <w:lang w:bidi="fa-IR"/>
        </w:rPr>
        <w:t>) جزئیات زیر برقرار است:</w:t>
      </w:r>
    </w:p>
    <w:p w14:paraId="602CDFD8" w14:textId="5D8F56B4" w:rsidR="00FF54CF" w:rsidRDefault="00FF54CF" w:rsidP="00FF54CF">
      <w:pPr>
        <w:pStyle w:val="ListParagraph"/>
        <w:numPr>
          <w:ilvl w:val="0"/>
          <w:numId w:val="5"/>
        </w:numPr>
        <w:bidi/>
        <w:rPr>
          <w:rFonts w:cs="B Nazanin"/>
          <w:sz w:val="28"/>
          <w:szCs w:val="28"/>
          <w:lang w:bidi="fa-IR"/>
        </w:rPr>
      </w:pPr>
      <w:r>
        <w:rPr>
          <w:rFonts w:cs="B Nazanin" w:hint="cs"/>
          <w:sz w:val="28"/>
          <w:szCs w:val="28"/>
          <w:rtl/>
          <w:lang w:bidi="fa-IR"/>
        </w:rPr>
        <w:t>رئوس = اسناد (متون)</w:t>
      </w:r>
    </w:p>
    <w:p w14:paraId="5EFE229D" w14:textId="224ACE24" w:rsidR="00FF54CF" w:rsidRDefault="00FF54CF" w:rsidP="00FF54CF">
      <w:pPr>
        <w:pStyle w:val="ListParagraph"/>
        <w:numPr>
          <w:ilvl w:val="0"/>
          <w:numId w:val="5"/>
        </w:numPr>
        <w:bidi/>
        <w:rPr>
          <w:rFonts w:cs="B Nazanin"/>
          <w:sz w:val="28"/>
          <w:szCs w:val="28"/>
          <w:lang w:bidi="fa-IR"/>
        </w:rPr>
      </w:pPr>
      <w:r>
        <w:rPr>
          <w:rFonts w:cs="B Nazanin" w:hint="cs"/>
          <w:sz w:val="28"/>
          <w:szCs w:val="28"/>
          <w:rtl/>
          <w:lang w:bidi="fa-IR"/>
        </w:rPr>
        <w:t>یال‌ها (بدون جهت) = ارجاعات</w:t>
      </w:r>
    </w:p>
    <w:p w14:paraId="2AD301D0" w14:textId="45BE2F82" w:rsidR="00FF54CF" w:rsidRDefault="00FF54CF" w:rsidP="00FF54CF">
      <w:pPr>
        <w:pStyle w:val="ListParagraph"/>
        <w:numPr>
          <w:ilvl w:val="0"/>
          <w:numId w:val="5"/>
        </w:numPr>
        <w:bidi/>
        <w:rPr>
          <w:rFonts w:cs="B Nazanin"/>
          <w:sz w:val="28"/>
          <w:szCs w:val="28"/>
          <w:lang w:bidi="fa-IR"/>
        </w:rPr>
      </w:pPr>
      <w:r>
        <w:rPr>
          <w:rFonts w:cs="B Nazanin" w:hint="cs"/>
          <w:sz w:val="28"/>
          <w:szCs w:val="28"/>
          <w:rtl/>
          <w:lang w:bidi="fa-IR"/>
        </w:rPr>
        <w:t xml:space="preserve">ویژگی رئوس = المان‌های بازنمایی </w:t>
      </w:r>
      <w:r>
        <w:rPr>
          <w:rFonts w:cs="B Nazanin"/>
          <w:sz w:val="28"/>
          <w:szCs w:val="28"/>
          <w:lang w:bidi="fa-IR"/>
        </w:rPr>
        <w:t>bag-of-words</w:t>
      </w:r>
    </w:p>
    <w:p w14:paraId="2C315F9A" w14:textId="77FBEE0B" w:rsidR="00FF54CF" w:rsidRDefault="00FF54CF" w:rsidP="00FF54CF">
      <w:pPr>
        <w:pStyle w:val="ListParagraph"/>
        <w:numPr>
          <w:ilvl w:val="0"/>
          <w:numId w:val="5"/>
        </w:numPr>
        <w:bidi/>
        <w:rPr>
          <w:rFonts w:cs="B Nazanin"/>
          <w:sz w:val="28"/>
          <w:szCs w:val="28"/>
          <w:lang w:bidi="fa-IR"/>
        </w:rPr>
      </w:pPr>
      <w:r>
        <w:rPr>
          <w:rFonts w:cs="B Nazanin" w:hint="cs"/>
          <w:sz w:val="28"/>
          <w:szCs w:val="28"/>
          <w:rtl/>
          <w:lang w:bidi="fa-IR"/>
        </w:rPr>
        <w:t>هر راس دارای یک برچسب کلاس است.</w:t>
      </w:r>
    </w:p>
    <w:p w14:paraId="16E82259" w14:textId="7C28F4A4" w:rsidR="00FF54CF" w:rsidRDefault="00FF54CF" w:rsidP="00FF54CF">
      <w:pPr>
        <w:pStyle w:val="ListParagraph"/>
        <w:numPr>
          <w:ilvl w:val="0"/>
          <w:numId w:val="5"/>
        </w:numPr>
        <w:bidi/>
        <w:rPr>
          <w:rFonts w:cs="B Nazanin"/>
          <w:sz w:val="28"/>
          <w:szCs w:val="28"/>
          <w:lang w:bidi="fa-IR"/>
        </w:rPr>
      </w:pPr>
      <w:r>
        <w:rPr>
          <w:rFonts w:cs="B Nazanin" w:hint="cs"/>
          <w:sz w:val="28"/>
          <w:szCs w:val="28"/>
          <w:rtl/>
          <w:lang w:bidi="fa-IR"/>
        </w:rPr>
        <w:t>تنها 20 راس به ازای هر کلاس در طول آموزش مورد استفاده قرار گرفته است.</w:t>
      </w:r>
    </w:p>
    <w:p w14:paraId="4A3E4305" w14:textId="176F5F25" w:rsidR="00FF54CF" w:rsidRDefault="00FF54CF" w:rsidP="00FF54CF">
      <w:pPr>
        <w:pStyle w:val="ListParagraph"/>
        <w:numPr>
          <w:ilvl w:val="0"/>
          <w:numId w:val="5"/>
        </w:numPr>
        <w:bidi/>
        <w:rPr>
          <w:rFonts w:cs="B Nazanin"/>
          <w:sz w:val="28"/>
          <w:szCs w:val="28"/>
          <w:lang w:bidi="fa-IR"/>
        </w:rPr>
      </w:pPr>
      <w:r>
        <w:rPr>
          <w:rFonts w:cs="B Nazanin" w:hint="cs"/>
          <w:sz w:val="28"/>
          <w:szCs w:val="28"/>
          <w:rtl/>
          <w:lang w:bidi="fa-IR"/>
        </w:rPr>
        <w:t xml:space="preserve">به دلیل استفاده از رویکرد یادگیری </w:t>
      </w:r>
      <w:proofErr w:type="spellStart"/>
      <w:r>
        <w:rPr>
          <w:rFonts w:cs="B Nazanin"/>
          <w:sz w:val="28"/>
          <w:szCs w:val="28"/>
          <w:lang w:bidi="fa-IR"/>
        </w:rPr>
        <w:t>Transductive</w:t>
      </w:r>
      <w:proofErr w:type="spellEnd"/>
      <w:r>
        <w:rPr>
          <w:rFonts w:cs="B Nazanin" w:hint="cs"/>
          <w:sz w:val="28"/>
          <w:szCs w:val="28"/>
          <w:rtl/>
          <w:lang w:bidi="fa-IR"/>
        </w:rPr>
        <w:t>، الگوریتم یادگیری به بردارهای ویژگی تمام رئوس دسترسی دارد.</w:t>
      </w:r>
    </w:p>
    <w:p w14:paraId="26A1D1CE" w14:textId="64B4D3B7" w:rsidR="00FF54CF" w:rsidRDefault="00FF54CF" w:rsidP="00FF54CF">
      <w:pPr>
        <w:bidi/>
        <w:rPr>
          <w:rFonts w:cs="B Nazanin"/>
          <w:sz w:val="28"/>
          <w:szCs w:val="28"/>
          <w:rtl/>
          <w:lang w:bidi="fa-IR"/>
        </w:rPr>
      </w:pPr>
      <w:r>
        <w:rPr>
          <w:rFonts w:cs="B Nazanin" w:hint="cs"/>
          <w:sz w:val="28"/>
          <w:szCs w:val="28"/>
          <w:rtl/>
          <w:lang w:bidi="fa-IR"/>
        </w:rPr>
        <w:t xml:space="preserve">برای مجموعه داده </w:t>
      </w:r>
      <w:r>
        <w:rPr>
          <w:rFonts w:cs="B Nazanin"/>
          <w:sz w:val="28"/>
          <w:szCs w:val="28"/>
          <w:lang w:bidi="fa-IR"/>
        </w:rPr>
        <w:t>Protein-Protein Interaction (PPI)</w:t>
      </w:r>
      <w:r>
        <w:rPr>
          <w:rFonts w:cs="B Nazanin" w:hint="cs"/>
          <w:sz w:val="28"/>
          <w:szCs w:val="28"/>
          <w:rtl/>
          <w:lang w:bidi="fa-IR"/>
        </w:rPr>
        <w:t xml:space="preserve"> نیز می‌توان به جزئیات زیر اشاره کرد:</w:t>
      </w:r>
    </w:p>
    <w:p w14:paraId="5F0D50E8" w14:textId="7EFB41CE" w:rsidR="00FF54CF" w:rsidRDefault="00FF54CF" w:rsidP="00FF54CF">
      <w:pPr>
        <w:pStyle w:val="ListParagraph"/>
        <w:numPr>
          <w:ilvl w:val="0"/>
          <w:numId w:val="6"/>
        </w:numPr>
        <w:bidi/>
        <w:rPr>
          <w:rFonts w:cs="B Nazanin"/>
          <w:sz w:val="28"/>
          <w:szCs w:val="28"/>
          <w:lang w:bidi="fa-IR"/>
        </w:rPr>
      </w:pPr>
      <w:r>
        <w:rPr>
          <w:rFonts w:cs="B Nazanin" w:hint="cs"/>
          <w:sz w:val="28"/>
          <w:szCs w:val="28"/>
          <w:rtl/>
          <w:lang w:bidi="fa-IR"/>
        </w:rPr>
        <w:t xml:space="preserve">گراف‌ها = </w:t>
      </w:r>
      <w:r w:rsidR="00B96EC2">
        <w:rPr>
          <w:rFonts w:cs="B Nazanin" w:hint="cs"/>
          <w:sz w:val="28"/>
          <w:szCs w:val="28"/>
          <w:rtl/>
          <w:lang w:bidi="fa-IR"/>
        </w:rPr>
        <w:t>بافت‌های</w:t>
      </w:r>
      <w:r w:rsidR="00B96EC2">
        <w:rPr>
          <w:rStyle w:val="FootnoteReference"/>
          <w:rFonts w:cs="B Nazanin"/>
          <w:sz w:val="28"/>
          <w:szCs w:val="28"/>
          <w:rtl/>
          <w:lang w:bidi="fa-IR"/>
        </w:rPr>
        <w:footnoteReference w:id="14"/>
      </w:r>
      <w:r>
        <w:rPr>
          <w:rFonts w:cs="B Nazanin" w:hint="cs"/>
          <w:sz w:val="28"/>
          <w:szCs w:val="28"/>
          <w:rtl/>
          <w:lang w:bidi="fa-IR"/>
        </w:rPr>
        <w:t xml:space="preserve"> انسان‌های مختلف</w:t>
      </w:r>
    </w:p>
    <w:p w14:paraId="408160D1" w14:textId="61651004" w:rsidR="00FF54CF" w:rsidRDefault="00FF54CF" w:rsidP="00FF54CF">
      <w:pPr>
        <w:pStyle w:val="ListParagraph"/>
        <w:numPr>
          <w:ilvl w:val="0"/>
          <w:numId w:val="6"/>
        </w:numPr>
        <w:bidi/>
        <w:rPr>
          <w:rFonts w:cs="B Nazanin"/>
          <w:sz w:val="28"/>
          <w:szCs w:val="28"/>
          <w:lang w:bidi="fa-IR"/>
        </w:rPr>
      </w:pPr>
      <w:r>
        <w:rPr>
          <w:rFonts w:cs="B Nazanin" w:hint="cs"/>
          <w:sz w:val="28"/>
          <w:szCs w:val="28"/>
          <w:rtl/>
          <w:lang w:bidi="fa-IR"/>
        </w:rPr>
        <w:t>20 گراف برای آموزش، 2 گراف اعتبارسنجی و 2 گراف آزمون</w:t>
      </w:r>
    </w:p>
    <w:p w14:paraId="7D245100" w14:textId="69A7FE6F" w:rsidR="00FF54CF" w:rsidRDefault="00FF54CF" w:rsidP="00FF54CF">
      <w:pPr>
        <w:pStyle w:val="ListParagraph"/>
        <w:numPr>
          <w:ilvl w:val="0"/>
          <w:numId w:val="6"/>
        </w:numPr>
        <w:bidi/>
        <w:rPr>
          <w:rFonts w:cs="B Nazanin"/>
          <w:sz w:val="28"/>
          <w:szCs w:val="28"/>
          <w:lang w:bidi="fa-IR"/>
        </w:rPr>
      </w:pPr>
      <w:r>
        <w:rPr>
          <w:rFonts w:cs="B Nazanin" w:hint="cs"/>
          <w:sz w:val="28"/>
          <w:szCs w:val="28"/>
          <w:rtl/>
          <w:lang w:bidi="fa-IR"/>
        </w:rPr>
        <w:t>گراف‌های آزمون کاملاً در طول آموزش نادیده گرفته می‌شوند.</w:t>
      </w:r>
    </w:p>
    <w:p w14:paraId="6CD8D99D" w14:textId="5DF5A6C0" w:rsidR="00FF54CF" w:rsidRDefault="00FF54CF" w:rsidP="00FF54CF">
      <w:pPr>
        <w:pStyle w:val="ListParagraph"/>
        <w:numPr>
          <w:ilvl w:val="0"/>
          <w:numId w:val="6"/>
        </w:numPr>
        <w:bidi/>
        <w:rPr>
          <w:rFonts w:cs="B Nazanin"/>
          <w:sz w:val="28"/>
          <w:szCs w:val="28"/>
          <w:lang w:bidi="fa-IR"/>
        </w:rPr>
      </w:pPr>
      <w:r>
        <w:rPr>
          <w:rFonts w:cs="B Nazanin" w:hint="cs"/>
          <w:sz w:val="28"/>
          <w:szCs w:val="28"/>
          <w:rtl/>
          <w:lang w:bidi="fa-IR"/>
        </w:rPr>
        <w:t>به منظور ساخت گراف از داده‌های پیش‌پردازش شده استفاده شده است.</w:t>
      </w:r>
    </w:p>
    <w:p w14:paraId="340AF6CE" w14:textId="0774B753" w:rsidR="00FF54CF" w:rsidRDefault="00FF54CF" w:rsidP="00FF54CF">
      <w:pPr>
        <w:pStyle w:val="ListParagraph"/>
        <w:numPr>
          <w:ilvl w:val="0"/>
          <w:numId w:val="6"/>
        </w:numPr>
        <w:bidi/>
        <w:rPr>
          <w:rFonts w:cs="B Nazanin"/>
          <w:sz w:val="28"/>
          <w:szCs w:val="28"/>
          <w:lang w:bidi="fa-IR"/>
        </w:rPr>
      </w:pPr>
      <w:r>
        <w:rPr>
          <w:rFonts w:cs="B Nazanin" w:hint="cs"/>
          <w:sz w:val="28"/>
          <w:szCs w:val="28"/>
          <w:rtl/>
          <w:lang w:bidi="fa-IR"/>
        </w:rPr>
        <w:t>ویژگی رئوس = 50 ویژگی بیولوژی مختلف</w:t>
      </w:r>
    </w:p>
    <w:p w14:paraId="23A9A8D2" w14:textId="52129FFB" w:rsidR="00FF54CF" w:rsidRDefault="00FF54CF" w:rsidP="00FF54CF">
      <w:pPr>
        <w:pStyle w:val="ListParagraph"/>
        <w:numPr>
          <w:ilvl w:val="0"/>
          <w:numId w:val="6"/>
        </w:numPr>
        <w:bidi/>
        <w:rPr>
          <w:rFonts w:cs="B Nazanin"/>
          <w:sz w:val="28"/>
          <w:szCs w:val="28"/>
          <w:lang w:bidi="fa-IR"/>
        </w:rPr>
      </w:pPr>
      <w:r>
        <w:rPr>
          <w:rFonts w:cs="B Nazanin" w:hint="cs"/>
          <w:sz w:val="28"/>
          <w:szCs w:val="28"/>
          <w:rtl/>
          <w:lang w:bidi="fa-IR"/>
        </w:rPr>
        <w:t>121 برچسب برای هر راس طبق آنتولوژی ژن در نظر گرفته شده است.</w:t>
      </w:r>
    </w:p>
    <w:p w14:paraId="2F90523A" w14:textId="1542FD86" w:rsidR="00FF54CF" w:rsidRDefault="00FF54CF" w:rsidP="00FF54CF">
      <w:pPr>
        <w:pStyle w:val="ListParagraph"/>
        <w:numPr>
          <w:ilvl w:val="0"/>
          <w:numId w:val="6"/>
        </w:numPr>
        <w:bidi/>
        <w:rPr>
          <w:rFonts w:cs="B Nazanin"/>
          <w:sz w:val="28"/>
          <w:szCs w:val="28"/>
          <w:lang w:bidi="fa-IR"/>
        </w:rPr>
      </w:pPr>
      <w:r>
        <w:rPr>
          <w:rFonts w:cs="B Nazanin" w:hint="cs"/>
          <w:sz w:val="28"/>
          <w:szCs w:val="28"/>
          <w:rtl/>
          <w:lang w:bidi="fa-IR"/>
        </w:rPr>
        <w:t>یک راس می‌توان بصورت همزمان شامل چندین برچسب باشد.</w:t>
      </w:r>
    </w:p>
    <w:p w14:paraId="4604A94A" w14:textId="2D1784BC" w:rsidR="00FF54CF" w:rsidRPr="00C6469D" w:rsidRDefault="00C6469D" w:rsidP="00FF54CF">
      <w:pPr>
        <w:bidi/>
        <w:rPr>
          <w:rFonts w:cs="B Nazanin"/>
          <w:sz w:val="32"/>
          <w:szCs w:val="32"/>
          <w:rtl/>
          <w:lang w:bidi="fa-IR"/>
        </w:rPr>
      </w:pPr>
      <w:bookmarkStart w:id="5" w:name="GAT_Results"/>
      <w:r w:rsidRPr="00C6469D">
        <w:rPr>
          <w:rFonts w:cs="B Nazanin" w:hint="cs"/>
          <w:b/>
          <w:bCs/>
          <w:sz w:val="32"/>
          <w:szCs w:val="32"/>
          <w:rtl/>
          <w:lang w:bidi="fa-IR"/>
        </w:rPr>
        <w:t>1.4) نتایج</w:t>
      </w:r>
    </w:p>
    <w:bookmarkEnd w:id="5"/>
    <w:p w14:paraId="7A4BF0C4" w14:textId="2AAB0E11" w:rsidR="00C6469D" w:rsidRDefault="00C6469D" w:rsidP="001E1AFB">
      <w:pPr>
        <w:bidi/>
        <w:jc w:val="both"/>
        <w:rPr>
          <w:rFonts w:cs="B Nazanin"/>
          <w:sz w:val="28"/>
          <w:szCs w:val="28"/>
          <w:rtl/>
          <w:lang w:bidi="fa-IR"/>
        </w:rPr>
      </w:pPr>
      <w:r>
        <w:rPr>
          <w:rFonts w:cs="B Nazanin" w:hint="cs"/>
          <w:sz w:val="28"/>
          <w:szCs w:val="28"/>
          <w:rtl/>
          <w:lang w:bidi="fa-IR"/>
        </w:rPr>
        <w:t xml:space="preserve">نتایج بدست آمده توسط شبکه گرافی توجه بر روی مجموعه داده‌های معرفی شده در جداول 1.2 و 1.3 آمده است. مواردی که با علامت </w:t>
      </w:r>
      <w:r>
        <w:rPr>
          <w:rFonts w:cs="B Nazanin"/>
          <w:sz w:val="28"/>
          <w:szCs w:val="28"/>
          <w:lang w:bidi="fa-IR"/>
        </w:rPr>
        <w:t>*</w:t>
      </w:r>
      <w:r>
        <w:rPr>
          <w:rFonts w:cs="B Nazanin" w:hint="cs"/>
          <w:sz w:val="28"/>
          <w:szCs w:val="28"/>
          <w:rtl/>
          <w:lang w:bidi="fa-IR"/>
        </w:rPr>
        <w:t xml:space="preserve"> مشخص شده‌اند بدین معنی است که در تعداد لایه‌ها یا پارامترها در مقایسه با مقالات اصلی معرفی‌کننده آن‌ها تغییراتی داده شده است تا کاملاً عادلانه و معادل با ساختار </w:t>
      </w:r>
      <w:r>
        <w:rPr>
          <w:rFonts w:cs="B Nazanin"/>
          <w:sz w:val="28"/>
          <w:szCs w:val="28"/>
          <w:lang w:bidi="fa-IR"/>
        </w:rPr>
        <w:t>GAT</w:t>
      </w:r>
      <w:r>
        <w:rPr>
          <w:rFonts w:cs="B Nazanin" w:hint="cs"/>
          <w:sz w:val="28"/>
          <w:szCs w:val="28"/>
          <w:rtl/>
          <w:lang w:bidi="fa-IR"/>
        </w:rPr>
        <w:t xml:space="preserve"> مورد استفاده باشند. همچنین منظور از </w:t>
      </w:r>
      <w:r>
        <w:rPr>
          <w:rFonts w:cs="B Nazanin"/>
          <w:sz w:val="28"/>
          <w:szCs w:val="28"/>
          <w:lang w:bidi="fa-IR"/>
        </w:rPr>
        <w:t>Const-GAT</w:t>
      </w:r>
      <w:r>
        <w:rPr>
          <w:rFonts w:cs="B Nazanin" w:hint="cs"/>
          <w:sz w:val="28"/>
          <w:szCs w:val="28"/>
          <w:rtl/>
          <w:lang w:bidi="fa-IR"/>
        </w:rPr>
        <w:t xml:space="preserve"> این است که تمامی ضرایب توجه ثابت و برابر با 1 در نظر گرفته شده‌اند. همانطور که از نتایج مشاهده می‌شود مدل‌های بر پایۀ </w:t>
      </w:r>
      <w:r>
        <w:rPr>
          <w:rFonts w:cs="B Nazanin"/>
          <w:sz w:val="28"/>
          <w:szCs w:val="28"/>
          <w:lang w:bidi="fa-IR"/>
        </w:rPr>
        <w:t>GAT</w:t>
      </w:r>
      <w:r>
        <w:rPr>
          <w:rFonts w:cs="B Nazanin" w:hint="cs"/>
          <w:sz w:val="28"/>
          <w:szCs w:val="28"/>
          <w:rtl/>
          <w:lang w:bidi="fa-IR"/>
        </w:rPr>
        <w:t xml:space="preserve"> توانسته‌اند بهترین نتایج را نسبت به مدل‌های پیشین کسب کنند. حتی مدل </w:t>
      </w:r>
      <w:r>
        <w:rPr>
          <w:rFonts w:cs="B Nazanin"/>
          <w:sz w:val="28"/>
          <w:szCs w:val="28"/>
          <w:lang w:bidi="fa-IR"/>
        </w:rPr>
        <w:t>Const-GAT</w:t>
      </w:r>
      <w:r>
        <w:rPr>
          <w:rFonts w:cs="B Nazanin" w:hint="cs"/>
          <w:sz w:val="28"/>
          <w:szCs w:val="28"/>
          <w:rtl/>
          <w:lang w:bidi="fa-IR"/>
        </w:rPr>
        <w:t xml:space="preserve"> با ضرایب توجه ثابت نیز توانسته در مسئلۀ </w:t>
      </w:r>
      <w:r>
        <w:rPr>
          <w:rFonts w:cs="B Nazanin"/>
          <w:sz w:val="28"/>
          <w:szCs w:val="28"/>
          <w:lang w:bidi="fa-IR"/>
        </w:rPr>
        <w:t>Inductive</w:t>
      </w:r>
      <w:r>
        <w:rPr>
          <w:rFonts w:cs="B Nazanin" w:hint="cs"/>
          <w:sz w:val="28"/>
          <w:szCs w:val="28"/>
          <w:rtl/>
          <w:lang w:bidi="fa-IR"/>
        </w:rPr>
        <w:t xml:space="preserve"> به نتایج بسیار بهتری نسبت به مدل‌های پیشین دست یابد.</w:t>
      </w:r>
    </w:p>
    <w:p w14:paraId="7F477B43" w14:textId="57BFBD1B" w:rsidR="00175329" w:rsidDel="001E1AFB" w:rsidRDefault="00175329" w:rsidP="00175329">
      <w:pPr>
        <w:bidi/>
        <w:jc w:val="center"/>
        <w:rPr>
          <w:del w:id="6" w:author="Parsa Abbasi" w:date="2021-05-22T13:32:00Z"/>
          <w:rFonts w:cs="B Nazanin"/>
          <w:sz w:val="28"/>
          <w:szCs w:val="28"/>
          <w:lang w:bidi="fa-IR"/>
        </w:rPr>
      </w:pPr>
      <w:r>
        <w:rPr>
          <w:rFonts w:cs="B Nazanin"/>
          <w:noProof/>
          <w:sz w:val="28"/>
          <w:szCs w:val="28"/>
          <w:lang w:bidi="fa-IR"/>
        </w:rPr>
        <w:lastRenderedPageBreak/>
        <w:drawing>
          <wp:inline distT="0" distB="0" distL="0" distR="0" wp14:anchorId="71C6A5B9" wp14:editId="74A65F85">
            <wp:extent cx="5943600" cy="29641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14:paraId="6F0B0F6C" w14:textId="51237A82" w:rsidR="001E1AFB" w:rsidRDefault="001E1AFB" w:rsidP="00175329">
      <w:pPr>
        <w:bidi/>
        <w:jc w:val="center"/>
        <w:rPr>
          <w:ins w:id="7" w:author="Parsa Abbasi" w:date="2021-05-22T13:32:00Z"/>
          <w:rFonts w:cs="B Nazanin"/>
          <w:sz w:val="28"/>
          <w:szCs w:val="28"/>
          <w:rtl/>
          <w:lang w:bidi="fa-IR"/>
        </w:rPr>
      </w:pPr>
    </w:p>
    <w:p w14:paraId="25E11096" w14:textId="76A7CDDC" w:rsidR="00175329" w:rsidRDefault="00175329" w:rsidP="00175329">
      <w:pPr>
        <w:bidi/>
        <w:jc w:val="center"/>
        <w:rPr>
          <w:rFonts w:cs="B Nazanin"/>
          <w:lang w:bidi="fa-IR"/>
        </w:rPr>
      </w:pPr>
      <w:r w:rsidRPr="00B621E1">
        <w:rPr>
          <w:rFonts w:cs="B Nazanin" w:hint="cs"/>
          <w:b/>
          <w:bCs/>
          <w:rtl/>
          <w:lang w:bidi="fa-IR"/>
        </w:rPr>
        <w:t>جدول 1.2:</w:t>
      </w:r>
      <w:r w:rsidRPr="00B621E1">
        <w:rPr>
          <w:rFonts w:cs="B Nazanin" w:hint="cs"/>
          <w:rtl/>
          <w:lang w:bidi="fa-IR"/>
        </w:rPr>
        <w:t xml:space="preserve"> نتایج بدست آمده بر روی </w:t>
      </w:r>
      <w:r w:rsidR="00B621E1" w:rsidRPr="00B621E1">
        <w:rPr>
          <w:rFonts w:cs="B Nazanin" w:hint="cs"/>
          <w:rtl/>
          <w:lang w:bidi="fa-IR"/>
        </w:rPr>
        <w:t xml:space="preserve">مسئله </w:t>
      </w:r>
      <w:proofErr w:type="spellStart"/>
      <w:r w:rsidR="00B621E1" w:rsidRPr="00B621E1">
        <w:rPr>
          <w:rFonts w:cs="B Nazanin"/>
          <w:lang w:bidi="fa-IR"/>
        </w:rPr>
        <w:t>Transductive</w:t>
      </w:r>
      <w:proofErr w:type="spellEnd"/>
    </w:p>
    <w:p w14:paraId="1E917446" w14:textId="77777777" w:rsidR="001018F7" w:rsidRPr="00B621E1" w:rsidRDefault="001018F7" w:rsidP="001018F7">
      <w:pPr>
        <w:bidi/>
        <w:jc w:val="center"/>
        <w:rPr>
          <w:rFonts w:cs="B Nazanin"/>
          <w:lang w:bidi="fa-IR"/>
        </w:rPr>
      </w:pPr>
    </w:p>
    <w:p w14:paraId="08F2E4D3" w14:textId="4646107A" w:rsidR="00175329" w:rsidRDefault="00175329" w:rsidP="00B621E1">
      <w:pPr>
        <w:bidi/>
        <w:jc w:val="center"/>
        <w:rPr>
          <w:rFonts w:cs="B Nazanin"/>
          <w:sz w:val="28"/>
          <w:szCs w:val="28"/>
          <w:lang w:bidi="fa-IR"/>
        </w:rPr>
      </w:pPr>
      <w:r>
        <w:rPr>
          <w:rFonts w:cs="B Nazanin"/>
          <w:noProof/>
          <w:sz w:val="28"/>
          <w:szCs w:val="28"/>
          <w:lang w:bidi="fa-IR"/>
        </w:rPr>
        <w:drawing>
          <wp:inline distT="0" distB="0" distL="0" distR="0" wp14:anchorId="08D73A50" wp14:editId="1915BC24">
            <wp:extent cx="4777483" cy="261912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4782827" cy="2622057"/>
                    </a:xfrm>
                    <a:prstGeom prst="rect">
                      <a:avLst/>
                    </a:prstGeom>
                  </pic:spPr>
                </pic:pic>
              </a:graphicData>
            </a:graphic>
          </wp:inline>
        </w:drawing>
      </w:r>
    </w:p>
    <w:p w14:paraId="2662DC3F" w14:textId="52F1F215" w:rsidR="00175329" w:rsidRPr="00B621E1" w:rsidRDefault="00B621E1" w:rsidP="00B621E1">
      <w:pPr>
        <w:bidi/>
        <w:jc w:val="center"/>
        <w:rPr>
          <w:rFonts w:cs="B Nazanin"/>
          <w:rtl/>
          <w:lang w:bidi="fa-IR"/>
        </w:rPr>
      </w:pPr>
      <w:r w:rsidRPr="00B621E1">
        <w:rPr>
          <w:rFonts w:cs="B Nazanin" w:hint="cs"/>
          <w:b/>
          <w:bCs/>
          <w:rtl/>
          <w:lang w:bidi="fa-IR"/>
        </w:rPr>
        <w:t xml:space="preserve">جدول 1.3: </w:t>
      </w:r>
      <w:r w:rsidRPr="00B621E1">
        <w:rPr>
          <w:rFonts w:cs="B Nazanin" w:hint="cs"/>
          <w:rtl/>
          <w:lang w:bidi="fa-IR"/>
        </w:rPr>
        <w:t xml:space="preserve">نتایج بدست آمده بر روی مسائل </w:t>
      </w:r>
      <w:r w:rsidRPr="00B621E1">
        <w:rPr>
          <w:rFonts w:cs="B Nazanin"/>
          <w:lang w:bidi="fa-IR"/>
        </w:rPr>
        <w:t>Inductive</w:t>
      </w:r>
    </w:p>
    <w:p w14:paraId="2920B62B" w14:textId="77777777" w:rsidR="00705DF2" w:rsidRDefault="00705DF2" w:rsidP="00175329">
      <w:pPr>
        <w:bidi/>
        <w:jc w:val="both"/>
        <w:rPr>
          <w:rFonts w:cs="B Nazanin"/>
          <w:sz w:val="28"/>
          <w:szCs w:val="28"/>
          <w:lang w:bidi="fa-IR"/>
        </w:rPr>
      </w:pPr>
    </w:p>
    <w:p w14:paraId="0AECF4A7" w14:textId="4E04EBC7" w:rsidR="00C6469D" w:rsidRDefault="001E1AFB" w:rsidP="00705DF2">
      <w:pPr>
        <w:bidi/>
        <w:jc w:val="both"/>
        <w:rPr>
          <w:ins w:id="8" w:author="Parsa Abbasi" w:date="2021-05-22T13:33:00Z"/>
          <w:rFonts w:cs="B Nazanin"/>
          <w:sz w:val="28"/>
          <w:szCs w:val="28"/>
          <w:rtl/>
          <w:lang w:bidi="fa-IR"/>
        </w:rPr>
      </w:pPr>
      <w:ins w:id="9" w:author="Parsa Abbasi" w:date="2021-05-22T13:32:00Z">
        <w:r>
          <w:rPr>
            <w:rFonts w:cs="B Nazanin" w:hint="cs"/>
            <w:sz w:val="28"/>
            <w:szCs w:val="28"/>
            <w:rtl/>
            <w:lang w:bidi="fa-IR"/>
          </w:rPr>
          <w:t xml:space="preserve">در شکل 1.3 می‌توان عملکرد نهایی مدل را که به کمک تکنیک </w:t>
        </w:r>
        <w:r>
          <w:rPr>
            <w:rFonts w:cs="B Nazanin"/>
            <w:sz w:val="28"/>
            <w:szCs w:val="28"/>
            <w:lang w:bidi="fa-IR"/>
          </w:rPr>
          <w:t>t-</w:t>
        </w:r>
      </w:ins>
      <w:ins w:id="10" w:author="Parsa Abbasi" w:date="2021-05-22T13:33:00Z">
        <w:r>
          <w:rPr>
            <w:rFonts w:cs="B Nazanin"/>
            <w:sz w:val="28"/>
            <w:szCs w:val="28"/>
            <w:lang w:bidi="fa-IR"/>
          </w:rPr>
          <w:t>SNE</w:t>
        </w:r>
        <w:r>
          <w:rPr>
            <w:rFonts w:cs="B Nazanin" w:hint="cs"/>
            <w:sz w:val="28"/>
            <w:szCs w:val="28"/>
            <w:rtl/>
            <w:lang w:bidi="fa-IR"/>
          </w:rPr>
          <w:t xml:space="preserve"> بصری شده است مشاهده کرد.</w:t>
        </w:r>
      </w:ins>
      <w:del w:id="11" w:author="Parsa Abbasi" w:date="2021-05-22T13:32:00Z">
        <w:r w:rsidR="00C6469D" w:rsidDel="001E1AFB">
          <w:rPr>
            <w:rFonts w:cs="B Nazanin" w:hint="cs"/>
            <w:sz w:val="28"/>
            <w:szCs w:val="28"/>
            <w:rtl/>
            <w:lang w:bidi="fa-IR"/>
          </w:rPr>
          <w:delText>در شکل 1.3 می‌توان عملکرد نهایی این مدل را به</w:delText>
        </w:r>
      </w:del>
    </w:p>
    <w:p w14:paraId="4E7A25CB" w14:textId="6569333E" w:rsidR="001E1AFB" w:rsidRDefault="001E1AFB" w:rsidP="001E1AFB">
      <w:pPr>
        <w:bidi/>
        <w:jc w:val="center"/>
        <w:rPr>
          <w:ins w:id="12" w:author="Parsa Abbasi" w:date="2021-05-22T13:33:00Z"/>
          <w:rFonts w:cs="B Nazanin"/>
          <w:sz w:val="28"/>
          <w:szCs w:val="28"/>
          <w:rtl/>
          <w:lang w:bidi="fa-IR"/>
        </w:rPr>
      </w:pPr>
      <w:ins w:id="13" w:author="Parsa Abbasi" w:date="2021-05-22T13:33:00Z">
        <w:r>
          <w:rPr>
            <w:rFonts w:cs="B Nazanin" w:hint="cs"/>
            <w:noProof/>
            <w:sz w:val="28"/>
            <w:szCs w:val="28"/>
            <w:rtl/>
            <w:lang w:val="fa-IR" w:bidi="fa-IR"/>
          </w:rPr>
          <w:lastRenderedPageBreak/>
          <w:drawing>
            <wp:inline distT="0" distB="0" distL="0" distR="0" wp14:anchorId="5C389E73" wp14:editId="378E33E2">
              <wp:extent cx="5943600" cy="3336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ins>
    </w:p>
    <w:p w14:paraId="3CD37DA7" w14:textId="2272D117" w:rsidR="00705DF2" w:rsidRDefault="001E1AFB" w:rsidP="001E1AFB">
      <w:pPr>
        <w:bidi/>
        <w:jc w:val="center"/>
        <w:rPr>
          <w:rFonts w:cs="B Nazanin"/>
          <w:sz w:val="20"/>
          <w:szCs w:val="20"/>
          <w:rtl/>
          <w:lang w:bidi="fa-IR"/>
        </w:rPr>
      </w:pPr>
      <w:ins w:id="14" w:author="Parsa Abbasi" w:date="2021-05-22T13:33:00Z">
        <w:r w:rsidRPr="001E1AFB">
          <w:rPr>
            <w:rFonts w:cs="B Nazanin" w:hint="eastAsia"/>
            <w:b/>
            <w:bCs/>
            <w:sz w:val="20"/>
            <w:szCs w:val="20"/>
            <w:rtl/>
            <w:lang w:bidi="fa-IR"/>
            <w:rPrChange w:id="15" w:author="Parsa Abbasi" w:date="2021-05-22T13:35:00Z">
              <w:rPr>
                <w:rFonts w:cs="B Nazanin" w:hint="eastAsia"/>
                <w:sz w:val="20"/>
                <w:szCs w:val="20"/>
                <w:rtl/>
                <w:lang w:bidi="fa-IR"/>
              </w:rPr>
            </w:rPrChange>
          </w:rPr>
          <w:t>شکل</w:t>
        </w:r>
        <w:r w:rsidRPr="001E1AFB">
          <w:rPr>
            <w:rFonts w:cs="B Nazanin"/>
            <w:b/>
            <w:bCs/>
            <w:sz w:val="20"/>
            <w:szCs w:val="20"/>
            <w:rtl/>
            <w:lang w:bidi="fa-IR"/>
            <w:rPrChange w:id="16" w:author="Parsa Abbasi" w:date="2021-05-22T13:35:00Z">
              <w:rPr>
                <w:rFonts w:cs="B Nazanin"/>
                <w:sz w:val="20"/>
                <w:szCs w:val="20"/>
                <w:rtl/>
                <w:lang w:bidi="fa-IR"/>
              </w:rPr>
            </w:rPrChange>
          </w:rPr>
          <w:t xml:space="preserve"> 1.3: </w:t>
        </w:r>
        <w:r>
          <w:rPr>
            <w:rFonts w:cs="B Nazanin" w:hint="cs"/>
            <w:sz w:val="20"/>
            <w:szCs w:val="20"/>
            <w:rtl/>
            <w:lang w:bidi="fa-IR"/>
          </w:rPr>
          <w:t>بازنمایی‌های ویژگی محاسبه شده توسط یک م</w:t>
        </w:r>
      </w:ins>
      <w:ins w:id="17" w:author="Parsa Abbasi" w:date="2021-05-22T13:34:00Z">
        <w:r>
          <w:rPr>
            <w:rFonts w:cs="B Nazanin" w:hint="cs"/>
            <w:sz w:val="20"/>
            <w:szCs w:val="20"/>
            <w:rtl/>
            <w:lang w:bidi="fa-IR"/>
          </w:rPr>
          <w:t xml:space="preserve">دل </w:t>
        </w:r>
        <w:r>
          <w:rPr>
            <w:rFonts w:cs="B Nazanin"/>
            <w:sz w:val="20"/>
            <w:szCs w:val="20"/>
            <w:lang w:bidi="fa-IR"/>
          </w:rPr>
          <w:t>GAT</w:t>
        </w:r>
        <w:r>
          <w:rPr>
            <w:rFonts w:cs="B Nazanin" w:hint="cs"/>
            <w:sz w:val="20"/>
            <w:szCs w:val="20"/>
            <w:rtl/>
            <w:lang w:bidi="fa-IR"/>
          </w:rPr>
          <w:t xml:space="preserve"> از پیش آموزش دیده بر روی لایۀ مخفی اول در مجموعه داده </w:t>
        </w:r>
        <w:r>
          <w:rPr>
            <w:rFonts w:cs="B Nazanin"/>
            <w:sz w:val="20"/>
            <w:szCs w:val="20"/>
            <w:lang w:bidi="fa-IR"/>
          </w:rPr>
          <w:t>Cora</w:t>
        </w:r>
      </w:ins>
      <w:ins w:id="18" w:author="Parsa Abbasi" w:date="2021-05-22T13:35:00Z">
        <w:r>
          <w:rPr>
            <w:rFonts w:cs="B Nazanin" w:hint="cs"/>
            <w:sz w:val="20"/>
            <w:szCs w:val="20"/>
            <w:rtl/>
            <w:lang w:bidi="fa-IR"/>
          </w:rPr>
          <w:t>.</w:t>
        </w:r>
      </w:ins>
      <w:ins w:id="19" w:author="Parsa Abbasi" w:date="2021-05-22T13:34:00Z">
        <w:r>
          <w:rPr>
            <w:rFonts w:cs="B Nazanin"/>
            <w:sz w:val="20"/>
            <w:szCs w:val="20"/>
            <w:lang w:bidi="fa-IR"/>
          </w:rPr>
          <w:br/>
        </w:r>
        <w:r>
          <w:rPr>
            <w:rFonts w:cs="B Nazanin" w:hint="cs"/>
            <w:sz w:val="20"/>
            <w:szCs w:val="20"/>
            <w:rtl/>
            <w:lang w:bidi="fa-IR"/>
          </w:rPr>
          <w:t>رنگ رئوس نمایانگر برچسب (کلاس) آن‌ها و ضخامت یال‌ها بی</w:t>
        </w:r>
      </w:ins>
      <w:ins w:id="20" w:author="Parsa Abbasi" w:date="2021-05-22T13:35:00Z">
        <w:r>
          <w:rPr>
            <w:rFonts w:cs="B Nazanin" w:hint="cs"/>
            <w:sz w:val="20"/>
            <w:szCs w:val="20"/>
            <w:rtl/>
            <w:lang w:bidi="fa-IR"/>
          </w:rPr>
          <w:t>انگر ضرایب توجه هستند.</w:t>
        </w:r>
      </w:ins>
    </w:p>
    <w:p w14:paraId="29CC34DA" w14:textId="77777777" w:rsidR="00705DF2" w:rsidRDefault="00705DF2">
      <w:pPr>
        <w:rPr>
          <w:rFonts w:cs="B Nazanin"/>
          <w:sz w:val="20"/>
          <w:szCs w:val="20"/>
          <w:rtl/>
          <w:lang w:bidi="fa-IR"/>
        </w:rPr>
      </w:pPr>
      <w:r>
        <w:rPr>
          <w:rFonts w:cs="B Nazanin"/>
          <w:sz w:val="20"/>
          <w:szCs w:val="20"/>
          <w:rtl/>
          <w:lang w:bidi="fa-IR"/>
        </w:rPr>
        <w:br w:type="page"/>
      </w:r>
    </w:p>
    <w:p w14:paraId="2AD39122" w14:textId="4583FE71" w:rsidR="00920584" w:rsidRPr="00044785" w:rsidRDefault="00C638A9" w:rsidP="00705DF2">
      <w:pPr>
        <w:bidi/>
        <w:jc w:val="center"/>
        <w:rPr>
          <w:rFonts w:cs="B Nazanin"/>
          <w:b/>
          <w:bCs/>
          <w:sz w:val="32"/>
          <w:szCs w:val="32"/>
          <w:rtl/>
          <w:lang w:bidi="fa-IR"/>
        </w:rPr>
      </w:pPr>
      <w:bookmarkStart w:id="21" w:name="HAN"/>
      <w:r>
        <w:rPr>
          <w:rFonts w:cs="B Nazanin" w:hint="cs"/>
          <w:b/>
          <w:bCs/>
          <w:sz w:val="32"/>
          <w:szCs w:val="32"/>
          <w:rtl/>
          <w:lang w:bidi="fa-IR"/>
        </w:rPr>
        <w:lastRenderedPageBreak/>
        <w:t xml:space="preserve">2) </w:t>
      </w:r>
      <w:r w:rsidR="00920584" w:rsidRPr="00044785">
        <w:rPr>
          <w:rFonts w:cs="B Nazanin"/>
          <w:b/>
          <w:bCs/>
          <w:sz w:val="32"/>
          <w:szCs w:val="32"/>
          <w:rtl/>
        </w:rPr>
        <w:t>شبک</w:t>
      </w:r>
      <w:r w:rsidR="00920584" w:rsidRPr="00044785">
        <w:rPr>
          <w:rFonts w:cs="B Nazanin" w:hint="cs"/>
          <w:b/>
          <w:bCs/>
          <w:sz w:val="32"/>
          <w:szCs w:val="32"/>
          <w:rtl/>
        </w:rPr>
        <w:t>ۀ</w:t>
      </w:r>
      <w:r w:rsidR="00920584" w:rsidRPr="00044785">
        <w:rPr>
          <w:rFonts w:cs="B Nazanin"/>
          <w:b/>
          <w:bCs/>
          <w:sz w:val="32"/>
          <w:szCs w:val="32"/>
          <w:rtl/>
        </w:rPr>
        <w:t xml:space="preserve"> توجه گرافي نامتجان</w:t>
      </w:r>
      <w:r w:rsidR="00920584" w:rsidRPr="00044785">
        <w:rPr>
          <w:rFonts w:cs="B Nazanin" w:hint="cs"/>
          <w:b/>
          <w:bCs/>
          <w:sz w:val="32"/>
          <w:szCs w:val="32"/>
          <w:rtl/>
          <w:lang w:bidi="fa-IR"/>
        </w:rPr>
        <w:t>س</w:t>
      </w:r>
      <w:r w:rsidR="00B4535B" w:rsidRPr="00044785">
        <w:rPr>
          <w:rStyle w:val="FootnoteReference"/>
          <w:rFonts w:cs="B Nazanin"/>
          <w:b/>
          <w:bCs/>
          <w:sz w:val="32"/>
          <w:szCs w:val="32"/>
          <w:rtl/>
          <w:lang w:bidi="fa-IR"/>
        </w:rPr>
        <w:footnoteReference w:id="15"/>
      </w:r>
    </w:p>
    <w:bookmarkEnd w:id="21"/>
    <w:p w14:paraId="017CC705" w14:textId="729086BF" w:rsidR="005C01F0" w:rsidRDefault="004113C8" w:rsidP="00B4535B">
      <w:pPr>
        <w:bidi/>
        <w:jc w:val="both"/>
        <w:rPr>
          <w:rFonts w:cs="B Nazanin"/>
          <w:sz w:val="28"/>
          <w:szCs w:val="28"/>
          <w:rtl/>
          <w:lang w:bidi="fa-IR"/>
        </w:rPr>
      </w:pPr>
      <w:r w:rsidRPr="00844FA1">
        <w:rPr>
          <w:rFonts w:cs="B Nazanin"/>
          <w:sz w:val="28"/>
          <w:szCs w:val="28"/>
          <w:rtl/>
          <w:lang w:bidi="fa-IR"/>
        </w:rPr>
        <w:t>داده ها</w:t>
      </w:r>
      <w:r w:rsidRPr="00844FA1">
        <w:rPr>
          <w:rFonts w:cs="B Nazanin" w:hint="cs"/>
          <w:sz w:val="28"/>
          <w:szCs w:val="28"/>
          <w:rtl/>
          <w:lang w:bidi="fa-IR"/>
        </w:rPr>
        <w:t>ی</w:t>
      </w:r>
      <w:r w:rsidRPr="00844FA1">
        <w:rPr>
          <w:rFonts w:cs="B Nazanin"/>
          <w:sz w:val="28"/>
          <w:szCs w:val="28"/>
          <w:rtl/>
          <w:lang w:bidi="fa-IR"/>
        </w:rPr>
        <w:t xml:space="preserve"> دن</w:t>
      </w:r>
      <w:r w:rsidRPr="00844FA1">
        <w:rPr>
          <w:rFonts w:cs="B Nazanin" w:hint="cs"/>
          <w:sz w:val="28"/>
          <w:szCs w:val="28"/>
          <w:rtl/>
          <w:lang w:bidi="fa-IR"/>
        </w:rPr>
        <w:t>ی</w:t>
      </w:r>
      <w:r w:rsidRPr="00844FA1">
        <w:rPr>
          <w:rFonts w:cs="B Nazanin" w:hint="eastAsia"/>
          <w:sz w:val="28"/>
          <w:szCs w:val="28"/>
          <w:rtl/>
          <w:lang w:bidi="fa-IR"/>
        </w:rPr>
        <w:t>ا</w:t>
      </w:r>
      <w:r w:rsidRPr="00844FA1">
        <w:rPr>
          <w:rFonts w:cs="B Nazanin" w:hint="cs"/>
          <w:sz w:val="28"/>
          <w:szCs w:val="28"/>
          <w:rtl/>
          <w:lang w:bidi="fa-IR"/>
        </w:rPr>
        <w:t>ی</w:t>
      </w:r>
      <w:r w:rsidRPr="00844FA1">
        <w:rPr>
          <w:rFonts w:cs="B Nazanin"/>
          <w:sz w:val="28"/>
          <w:szCs w:val="28"/>
          <w:rtl/>
          <w:lang w:bidi="fa-IR"/>
        </w:rPr>
        <w:t xml:space="preserve"> واقع</w:t>
      </w:r>
      <w:r w:rsidRPr="00844FA1">
        <w:rPr>
          <w:rFonts w:cs="B Nazanin" w:hint="cs"/>
          <w:sz w:val="28"/>
          <w:szCs w:val="28"/>
          <w:rtl/>
          <w:lang w:bidi="fa-IR"/>
        </w:rPr>
        <w:t>ی</w:t>
      </w:r>
      <w:r w:rsidRPr="00844FA1">
        <w:rPr>
          <w:rFonts w:cs="B Nazanin"/>
          <w:sz w:val="28"/>
          <w:szCs w:val="28"/>
          <w:rtl/>
          <w:lang w:bidi="fa-IR"/>
        </w:rPr>
        <w:t xml:space="preserve"> معمولا ساختار </w:t>
      </w:r>
      <w:r w:rsidRPr="00844FA1">
        <w:rPr>
          <w:rFonts w:cs="B Nazanin" w:hint="cs"/>
          <w:sz w:val="28"/>
          <w:szCs w:val="28"/>
          <w:rtl/>
          <w:lang w:bidi="fa-IR"/>
        </w:rPr>
        <w:t>گرافی دارند،</w:t>
      </w:r>
      <w:r w:rsidRPr="00844FA1">
        <w:rPr>
          <w:rFonts w:cs="B Nazanin"/>
          <w:sz w:val="28"/>
          <w:szCs w:val="28"/>
          <w:rtl/>
          <w:lang w:bidi="fa-IR"/>
        </w:rPr>
        <w:t xml:space="preserve"> مانند شبکه ها</w:t>
      </w:r>
      <w:r w:rsidRPr="00844FA1">
        <w:rPr>
          <w:rFonts w:cs="B Nazanin" w:hint="cs"/>
          <w:sz w:val="28"/>
          <w:szCs w:val="28"/>
          <w:rtl/>
          <w:lang w:bidi="fa-IR"/>
        </w:rPr>
        <w:t>ی</w:t>
      </w:r>
      <w:r w:rsidRPr="00844FA1">
        <w:rPr>
          <w:rFonts w:cs="B Nazanin"/>
          <w:sz w:val="28"/>
          <w:szCs w:val="28"/>
          <w:rtl/>
          <w:lang w:bidi="fa-IR"/>
        </w:rPr>
        <w:t xml:space="preserve"> اجتماع</w:t>
      </w:r>
      <w:r w:rsidRPr="00844FA1">
        <w:rPr>
          <w:rFonts w:cs="B Nazanin" w:hint="cs"/>
          <w:sz w:val="28"/>
          <w:szCs w:val="28"/>
          <w:rtl/>
          <w:lang w:bidi="fa-IR"/>
        </w:rPr>
        <w:t>ی</w:t>
      </w:r>
      <w:r w:rsidRPr="00844FA1">
        <w:rPr>
          <w:rFonts w:cs="B Nazanin"/>
          <w:sz w:val="28"/>
          <w:szCs w:val="28"/>
          <w:rtl/>
          <w:lang w:bidi="fa-IR"/>
        </w:rPr>
        <w:t xml:space="preserve"> ، شبکه ها</w:t>
      </w:r>
      <w:r w:rsidRPr="00844FA1">
        <w:rPr>
          <w:rFonts w:cs="B Nazanin" w:hint="cs"/>
          <w:sz w:val="28"/>
          <w:szCs w:val="28"/>
          <w:rtl/>
          <w:lang w:bidi="fa-IR"/>
        </w:rPr>
        <w:t>ی</w:t>
      </w:r>
      <w:r w:rsidRPr="00844FA1">
        <w:rPr>
          <w:rFonts w:cs="B Nazanin"/>
          <w:sz w:val="28"/>
          <w:szCs w:val="28"/>
          <w:rtl/>
          <w:lang w:bidi="fa-IR"/>
        </w:rPr>
        <w:t xml:space="preserve"> استناد</w:t>
      </w:r>
      <w:r w:rsidRPr="00844FA1">
        <w:rPr>
          <w:rFonts w:cs="B Nazanin" w:hint="cs"/>
          <w:sz w:val="28"/>
          <w:szCs w:val="28"/>
          <w:rtl/>
          <w:lang w:bidi="fa-IR"/>
        </w:rPr>
        <w:t>ی</w:t>
      </w:r>
      <w:r w:rsidRPr="00844FA1">
        <w:rPr>
          <w:rFonts w:cs="B Nazanin"/>
          <w:sz w:val="28"/>
          <w:szCs w:val="28"/>
          <w:rtl/>
          <w:lang w:bidi="fa-IR"/>
        </w:rPr>
        <w:t xml:space="preserve"> و شبکه جهان</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 xml:space="preserve">وب (وب جهان‌گستر) </w:t>
      </w:r>
      <w:r>
        <w:rPr>
          <w:rFonts w:cs="B Nazanin" w:hint="cs"/>
          <w:sz w:val="28"/>
          <w:szCs w:val="28"/>
          <w:rtl/>
          <w:lang w:bidi="fa-IR"/>
        </w:rPr>
        <w:t xml:space="preserve">. </w:t>
      </w:r>
      <w:r w:rsidRPr="00844FA1">
        <w:rPr>
          <w:rFonts w:cs="B Nazanin"/>
          <w:sz w:val="28"/>
          <w:szCs w:val="28"/>
          <w:rtl/>
          <w:lang w:bidi="fa-IR"/>
        </w:rPr>
        <w:t>شبکه عصب</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گرافی</w:t>
      </w:r>
      <w:r w:rsidRPr="00844FA1">
        <w:rPr>
          <w:rFonts w:cs="B Nazanin"/>
          <w:sz w:val="28"/>
          <w:szCs w:val="28"/>
          <w:rtl/>
          <w:lang w:bidi="fa-IR"/>
        </w:rPr>
        <w:t xml:space="preserve"> (</w:t>
      </w:r>
      <w:r w:rsidRPr="00844FA1">
        <w:rPr>
          <w:rFonts w:cs="B Nazanin"/>
          <w:sz w:val="28"/>
          <w:szCs w:val="28"/>
          <w:lang w:bidi="fa-IR"/>
        </w:rPr>
        <w:t>GNN</w:t>
      </w:r>
      <w:r w:rsidRPr="00844FA1">
        <w:rPr>
          <w:rFonts w:cs="B Nazanin"/>
          <w:sz w:val="28"/>
          <w:szCs w:val="28"/>
          <w:rtl/>
          <w:lang w:bidi="fa-IR"/>
        </w:rPr>
        <w:t xml:space="preserve">) ، به عنوان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روش </w:t>
      </w:r>
      <w:r w:rsidRPr="00844FA1">
        <w:rPr>
          <w:rFonts w:cs="B Nazanin" w:hint="cs"/>
          <w:sz w:val="28"/>
          <w:szCs w:val="28"/>
          <w:rtl/>
          <w:lang w:bidi="fa-IR"/>
        </w:rPr>
        <w:t>ی</w:t>
      </w:r>
      <w:r w:rsidRPr="00844FA1">
        <w:rPr>
          <w:rFonts w:cs="B Nazanin" w:hint="eastAsia"/>
          <w:sz w:val="28"/>
          <w:szCs w:val="28"/>
          <w:rtl/>
          <w:lang w:bidi="fa-IR"/>
        </w:rPr>
        <w:t>ادگ</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ی</w:t>
      </w:r>
      <w:r w:rsidRPr="00844FA1">
        <w:rPr>
          <w:rFonts w:cs="B Nazanin"/>
          <w:sz w:val="28"/>
          <w:szCs w:val="28"/>
          <w:rtl/>
          <w:lang w:bidi="fa-IR"/>
        </w:rPr>
        <w:t xml:space="preserve"> </w:t>
      </w:r>
      <w:r>
        <w:rPr>
          <w:rFonts w:cs="B Nazanin" w:hint="cs"/>
          <w:sz w:val="28"/>
          <w:szCs w:val="28"/>
          <w:rtl/>
          <w:lang w:bidi="fa-IR"/>
        </w:rPr>
        <w:t>بازنمایی</w:t>
      </w:r>
      <w:r w:rsidRPr="00844FA1">
        <w:rPr>
          <w:rFonts w:cs="B Nazanin"/>
          <w:sz w:val="28"/>
          <w:szCs w:val="28"/>
          <w:rtl/>
          <w:lang w:bidi="fa-IR"/>
        </w:rPr>
        <w:t xml:space="preserve"> عم</w:t>
      </w:r>
      <w:r w:rsidRPr="00844FA1">
        <w:rPr>
          <w:rFonts w:cs="B Nazanin" w:hint="cs"/>
          <w:sz w:val="28"/>
          <w:szCs w:val="28"/>
          <w:rtl/>
          <w:lang w:bidi="fa-IR"/>
        </w:rPr>
        <w:t>ی</w:t>
      </w:r>
      <w:r w:rsidRPr="00844FA1">
        <w:rPr>
          <w:rFonts w:cs="B Nazanin" w:hint="eastAsia"/>
          <w:sz w:val="28"/>
          <w:szCs w:val="28"/>
          <w:rtl/>
          <w:lang w:bidi="fa-IR"/>
        </w:rPr>
        <w:t>ق</w:t>
      </w:r>
      <w:r w:rsidRPr="00844FA1">
        <w:rPr>
          <w:rFonts w:cs="B Nazanin"/>
          <w:sz w:val="28"/>
          <w:szCs w:val="28"/>
          <w:rtl/>
          <w:lang w:bidi="fa-IR"/>
        </w:rPr>
        <w:t xml:space="preserve"> قدرتمند برا</w:t>
      </w:r>
      <w:r w:rsidRPr="00844FA1">
        <w:rPr>
          <w:rFonts w:cs="B Nazanin" w:hint="cs"/>
          <w:sz w:val="28"/>
          <w:szCs w:val="28"/>
          <w:rtl/>
          <w:lang w:bidi="fa-IR"/>
        </w:rPr>
        <w:t>ی</w:t>
      </w:r>
      <w:r w:rsidRPr="00844FA1">
        <w:rPr>
          <w:rFonts w:cs="B Nazanin"/>
          <w:sz w:val="28"/>
          <w:szCs w:val="28"/>
          <w:rtl/>
          <w:lang w:bidi="fa-IR"/>
        </w:rPr>
        <w:t xml:space="preserve"> چن</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داده</w:t>
      </w:r>
      <w:r w:rsidRPr="00844FA1">
        <w:rPr>
          <w:rFonts w:cs="B Nazanin" w:hint="cs"/>
          <w:sz w:val="28"/>
          <w:szCs w:val="28"/>
          <w:rtl/>
          <w:lang w:bidi="fa-IR"/>
        </w:rPr>
        <w:t>‌</w:t>
      </w:r>
      <w:r w:rsidRPr="00844FA1">
        <w:rPr>
          <w:rFonts w:cs="B Nazanin"/>
          <w:sz w:val="28"/>
          <w:szCs w:val="28"/>
          <w:rtl/>
          <w:lang w:bidi="fa-IR"/>
        </w:rPr>
        <w:t>ها</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گرافی</w:t>
      </w:r>
      <w:r w:rsidRPr="00844FA1">
        <w:rPr>
          <w:rFonts w:cs="B Nazanin"/>
          <w:sz w:val="28"/>
          <w:szCs w:val="28"/>
          <w:rtl/>
          <w:lang w:bidi="fa-IR"/>
        </w:rPr>
        <w:t xml:space="preserve"> </w:t>
      </w:r>
      <w:r w:rsidRPr="00844FA1">
        <w:rPr>
          <w:rFonts w:cs="B Nazanin" w:hint="cs"/>
          <w:sz w:val="28"/>
          <w:szCs w:val="28"/>
          <w:rtl/>
          <w:lang w:bidi="fa-IR"/>
        </w:rPr>
        <w:t>، عملکرد فوق‌العاده‌ای</w:t>
      </w:r>
      <w:r w:rsidR="009E5AFD" w:rsidRPr="009E5AFD">
        <w:rPr>
          <w:rFonts w:cs="B Nazanin"/>
          <w:sz w:val="28"/>
          <w:szCs w:val="28"/>
          <w:rtl/>
          <w:lang w:bidi="fa-IR"/>
        </w:rPr>
        <w:t xml:space="preserve"> </w:t>
      </w:r>
      <w:r w:rsidRPr="00844FA1">
        <w:rPr>
          <w:rFonts w:cs="B Nazanin" w:hint="cs"/>
          <w:sz w:val="28"/>
          <w:szCs w:val="28"/>
          <w:rtl/>
          <w:lang w:bidi="fa-IR"/>
        </w:rPr>
        <w:t>از خود نشان داده</w:t>
      </w:r>
      <w:r>
        <w:rPr>
          <w:rFonts w:cs="B Nazanin" w:hint="cs"/>
          <w:sz w:val="28"/>
          <w:szCs w:val="28"/>
          <w:rtl/>
          <w:lang w:bidi="fa-IR"/>
        </w:rPr>
        <w:t>‌است.</w:t>
      </w:r>
      <w:r w:rsidR="000709E3">
        <w:rPr>
          <w:rFonts w:cs="B Nazanin" w:hint="cs"/>
          <w:sz w:val="28"/>
          <w:szCs w:val="28"/>
          <w:rtl/>
          <w:lang w:bidi="fa-IR"/>
        </w:rPr>
        <w:t xml:space="preserve"> </w:t>
      </w:r>
      <w:r w:rsidR="000709E3" w:rsidRPr="00844FA1">
        <w:rPr>
          <w:rFonts w:cs="B Nazanin"/>
          <w:sz w:val="28"/>
          <w:szCs w:val="28"/>
          <w:rtl/>
          <w:lang w:bidi="fa-IR"/>
        </w:rPr>
        <w:t>اخ</w:t>
      </w:r>
      <w:r w:rsidR="000709E3" w:rsidRPr="00844FA1">
        <w:rPr>
          <w:rFonts w:cs="B Nazanin" w:hint="cs"/>
          <w:sz w:val="28"/>
          <w:szCs w:val="28"/>
          <w:rtl/>
          <w:lang w:bidi="fa-IR"/>
        </w:rPr>
        <w:t>ی</w:t>
      </w:r>
      <w:r w:rsidR="000709E3" w:rsidRPr="00844FA1">
        <w:rPr>
          <w:rFonts w:cs="B Nazanin" w:hint="eastAsia"/>
          <w:sz w:val="28"/>
          <w:szCs w:val="28"/>
          <w:rtl/>
          <w:lang w:bidi="fa-IR"/>
        </w:rPr>
        <w:t>راً</w:t>
      </w:r>
      <w:r w:rsidR="000709E3" w:rsidRPr="00844FA1">
        <w:rPr>
          <w:rFonts w:cs="B Nazanin"/>
          <w:sz w:val="28"/>
          <w:szCs w:val="28"/>
          <w:rtl/>
          <w:lang w:bidi="fa-IR"/>
        </w:rPr>
        <w:t xml:space="preserve"> ، </w:t>
      </w:r>
      <w:r w:rsidR="000709E3" w:rsidRPr="00844FA1">
        <w:rPr>
          <w:rFonts w:cs="B Nazanin" w:hint="cs"/>
          <w:sz w:val="28"/>
          <w:szCs w:val="28"/>
          <w:rtl/>
          <w:lang w:bidi="fa-IR"/>
        </w:rPr>
        <w:t>ی</w:t>
      </w:r>
      <w:r w:rsidR="000709E3" w:rsidRPr="00844FA1">
        <w:rPr>
          <w:rFonts w:cs="B Nazanin" w:hint="eastAsia"/>
          <w:sz w:val="28"/>
          <w:szCs w:val="28"/>
          <w:rtl/>
          <w:lang w:bidi="fa-IR"/>
        </w:rPr>
        <w:t>ک</w:t>
      </w:r>
      <w:r w:rsidR="000709E3" w:rsidRPr="00844FA1">
        <w:rPr>
          <w:rFonts w:cs="B Nazanin" w:hint="cs"/>
          <w:sz w:val="28"/>
          <w:szCs w:val="28"/>
          <w:rtl/>
          <w:lang w:bidi="fa-IR"/>
        </w:rPr>
        <w:t>ی</w:t>
      </w:r>
      <w:r w:rsidR="000709E3" w:rsidRPr="00844FA1">
        <w:rPr>
          <w:rFonts w:cs="B Nazanin"/>
          <w:sz w:val="28"/>
          <w:szCs w:val="28"/>
          <w:rtl/>
          <w:lang w:bidi="fa-IR"/>
        </w:rPr>
        <w:t xml:space="preserve"> از </w:t>
      </w:r>
      <w:r w:rsidR="000709E3">
        <w:rPr>
          <w:rFonts w:cs="B Nazanin" w:hint="cs"/>
          <w:sz w:val="28"/>
          <w:szCs w:val="28"/>
          <w:rtl/>
          <w:lang w:bidi="fa-IR"/>
        </w:rPr>
        <w:t>شگفت</w:t>
      </w:r>
      <w:r w:rsidR="000709E3" w:rsidRPr="00844FA1">
        <w:rPr>
          <w:rFonts w:cs="B Nazanin" w:hint="cs"/>
          <w:sz w:val="28"/>
          <w:szCs w:val="28"/>
          <w:rtl/>
          <w:lang w:bidi="fa-IR"/>
        </w:rPr>
        <w:t>‌</w:t>
      </w:r>
      <w:r w:rsidR="000709E3" w:rsidRPr="00844FA1">
        <w:rPr>
          <w:rFonts w:cs="B Nazanin"/>
          <w:sz w:val="28"/>
          <w:szCs w:val="28"/>
          <w:rtl/>
          <w:lang w:bidi="fa-IR"/>
        </w:rPr>
        <w:t>انگ</w:t>
      </w:r>
      <w:r w:rsidR="000709E3" w:rsidRPr="00844FA1">
        <w:rPr>
          <w:rFonts w:cs="B Nazanin" w:hint="cs"/>
          <w:sz w:val="28"/>
          <w:szCs w:val="28"/>
          <w:rtl/>
          <w:lang w:bidi="fa-IR"/>
        </w:rPr>
        <w:t>ی</w:t>
      </w:r>
      <w:r w:rsidR="000709E3" w:rsidRPr="00844FA1">
        <w:rPr>
          <w:rFonts w:cs="B Nazanin" w:hint="eastAsia"/>
          <w:sz w:val="28"/>
          <w:szCs w:val="28"/>
          <w:rtl/>
          <w:lang w:bidi="fa-IR"/>
        </w:rPr>
        <w:t>زتر</w:t>
      </w:r>
      <w:r w:rsidR="000709E3" w:rsidRPr="00844FA1">
        <w:rPr>
          <w:rFonts w:cs="B Nazanin" w:hint="cs"/>
          <w:sz w:val="28"/>
          <w:szCs w:val="28"/>
          <w:rtl/>
          <w:lang w:bidi="fa-IR"/>
        </w:rPr>
        <w:t>ی</w:t>
      </w:r>
      <w:r w:rsidR="000709E3" w:rsidRPr="00844FA1">
        <w:rPr>
          <w:rFonts w:cs="B Nazanin" w:hint="eastAsia"/>
          <w:sz w:val="28"/>
          <w:szCs w:val="28"/>
          <w:rtl/>
          <w:lang w:bidi="fa-IR"/>
        </w:rPr>
        <w:t>ن</w:t>
      </w:r>
      <w:r w:rsidR="000709E3" w:rsidRPr="00844FA1">
        <w:rPr>
          <w:rFonts w:cs="B Nazanin"/>
          <w:sz w:val="28"/>
          <w:szCs w:val="28"/>
          <w:rtl/>
          <w:lang w:bidi="fa-IR"/>
        </w:rPr>
        <w:t xml:space="preserve"> پ</w:t>
      </w:r>
      <w:r w:rsidR="000709E3" w:rsidRPr="00844FA1">
        <w:rPr>
          <w:rFonts w:cs="B Nazanin" w:hint="cs"/>
          <w:sz w:val="28"/>
          <w:szCs w:val="28"/>
          <w:rtl/>
          <w:lang w:bidi="fa-IR"/>
        </w:rPr>
        <w:t>ی</w:t>
      </w:r>
      <w:r w:rsidR="000709E3" w:rsidRPr="00844FA1">
        <w:rPr>
          <w:rFonts w:cs="B Nazanin" w:hint="eastAsia"/>
          <w:sz w:val="28"/>
          <w:szCs w:val="28"/>
          <w:rtl/>
          <w:lang w:bidi="fa-IR"/>
        </w:rPr>
        <w:t>شرفتها</w:t>
      </w:r>
      <w:r w:rsidR="000709E3" w:rsidRPr="00844FA1">
        <w:rPr>
          <w:rFonts w:cs="B Nazanin"/>
          <w:sz w:val="28"/>
          <w:szCs w:val="28"/>
          <w:rtl/>
          <w:lang w:bidi="fa-IR"/>
        </w:rPr>
        <w:t xml:space="preserve"> در </w:t>
      </w:r>
      <w:r w:rsidR="000709E3" w:rsidRPr="00844FA1">
        <w:rPr>
          <w:rFonts w:cs="B Nazanin" w:hint="cs"/>
          <w:sz w:val="28"/>
          <w:szCs w:val="28"/>
          <w:rtl/>
          <w:lang w:bidi="fa-IR"/>
        </w:rPr>
        <w:t>ی</w:t>
      </w:r>
      <w:r w:rsidR="000709E3" w:rsidRPr="00844FA1">
        <w:rPr>
          <w:rFonts w:cs="B Nazanin" w:hint="eastAsia"/>
          <w:sz w:val="28"/>
          <w:szCs w:val="28"/>
          <w:rtl/>
          <w:lang w:bidi="fa-IR"/>
        </w:rPr>
        <w:t>ادگ</w:t>
      </w:r>
      <w:r w:rsidR="000709E3" w:rsidRPr="00844FA1">
        <w:rPr>
          <w:rFonts w:cs="B Nazanin" w:hint="cs"/>
          <w:sz w:val="28"/>
          <w:szCs w:val="28"/>
          <w:rtl/>
          <w:lang w:bidi="fa-IR"/>
        </w:rPr>
        <w:t>ی</w:t>
      </w:r>
      <w:r w:rsidR="000709E3" w:rsidRPr="00844FA1">
        <w:rPr>
          <w:rFonts w:cs="B Nazanin" w:hint="eastAsia"/>
          <w:sz w:val="28"/>
          <w:szCs w:val="28"/>
          <w:rtl/>
          <w:lang w:bidi="fa-IR"/>
        </w:rPr>
        <w:t>ر</w:t>
      </w:r>
      <w:r w:rsidR="000709E3" w:rsidRPr="00844FA1">
        <w:rPr>
          <w:rFonts w:cs="B Nazanin" w:hint="cs"/>
          <w:sz w:val="28"/>
          <w:szCs w:val="28"/>
          <w:rtl/>
          <w:lang w:bidi="fa-IR"/>
        </w:rPr>
        <w:t>ی</w:t>
      </w:r>
      <w:r w:rsidR="000709E3" w:rsidRPr="00844FA1">
        <w:rPr>
          <w:rFonts w:cs="B Nazanin"/>
          <w:sz w:val="28"/>
          <w:szCs w:val="28"/>
          <w:rtl/>
          <w:lang w:bidi="fa-IR"/>
        </w:rPr>
        <w:t xml:space="preserve"> عم</w:t>
      </w:r>
      <w:r w:rsidR="000709E3" w:rsidRPr="00844FA1">
        <w:rPr>
          <w:rFonts w:cs="B Nazanin" w:hint="cs"/>
          <w:sz w:val="28"/>
          <w:szCs w:val="28"/>
          <w:rtl/>
          <w:lang w:bidi="fa-IR"/>
        </w:rPr>
        <w:t>ی</w:t>
      </w:r>
      <w:r w:rsidR="000709E3" w:rsidRPr="00844FA1">
        <w:rPr>
          <w:rFonts w:cs="B Nazanin" w:hint="eastAsia"/>
          <w:sz w:val="28"/>
          <w:szCs w:val="28"/>
          <w:rtl/>
          <w:lang w:bidi="fa-IR"/>
        </w:rPr>
        <w:t>ق</w:t>
      </w:r>
      <w:r w:rsidR="000709E3" w:rsidRPr="00844FA1">
        <w:rPr>
          <w:rFonts w:cs="B Nazanin"/>
          <w:sz w:val="28"/>
          <w:szCs w:val="28"/>
          <w:rtl/>
          <w:lang w:bidi="fa-IR"/>
        </w:rPr>
        <w:t xml:space="preserve"> ، مکان</w:t>
      </w:r>
      <w:r w:rsidR="000709E3" w:rsidRPr="00844FA1">
        <w:rPr>
          <w:rFonts w:cs="B Nazanin" w:hint="cs"/>
          <w:sz w:val="28"/>
          <w:szCs w:val="28"/>
          <w:rtl/>
          <w:lang w:bidi="fa-IR"/>
        </w:rPr>
        <w:t>ی</w:t>
      </w:r>
      <w:r w:rsidR="000709E3" w:rsidRPr="00844FA1">
        <w:rPr>
          <w:rFonts w:cs="B Nazanin" w:hint="eastAsia"/>
          <w:sz w:val="28"/>
          <w:szCs w:val="28"/>
          <w:rtl/>
          <w:lang w:bidi="fa-IR"/>
        </w:rPr>
        <w:t>زم</w:t>
      </w:r>
      <w:r w:rsidR="000709E3" w:rsidRPr="00844FA1">
        <w:rPr>
          <w:rFonts w:cs="B Nazanin"/>
          <w:sz w:val="28"/>
          <w:szCs w:val="28"/>
          <w:rtl/>
          <w:lang w:bidi="fa-IR"/>
        </w:rPr>
        <w:t xml:space="preserve"> توجه است که با داده ها</w:t>
      </w:r>
      <w:r w:rsidR="000709E3" w:rsidRPr="00844FA1">
        <w:rPr>
          <w:rFonts w:cs="B Nazanin" w:hint="cs"/>
          <w:sz w:val="28"/>
          <w:szCs w:val="28"/>
          <w:rtl/>
          <w:lang w:bidi="fa-IR"/>
        </w:rPr>
        <w:t>یی</w:t>
      </w:r>
      <w:r w:rsidR="000709E3" w:rsidRPr="00844FA1">
        <w:rPr>
          <w:rFonts w:cs="B Nazanin"/>
          <w:sz w:val="28"/>
          <w:szCs w:val="28"/>
          <w:rtl/>
          <w:lang w:bidi="fa-IR"/>
        </w:rPr>
        <w:t xml:space="preserve"> با اندازه متغ</w:t>
      </w:r>
      <w:r w:rsidR="000709E3" w:rsidRPr="00844FA1">
        <w:rPr>
          <w:rFonts w:cs="B Nazanin" w:hint="cs"/>
          <w:sz w:val="28"/>
          <w:szCs w:val="28"/>
          <w:rtl/>
          <w:lang w:bidi="fa-IR"/>
        </w:rPr>
        <w:t>ی</w:t>
      </w:r>
      <w:r w:rsidR="000709E3" w:rsidRPr="00844FA1">
        <w:rPr>
          <w:rFonts w:cs="B Nazanin" w:hint="eastAsia"/>
          <w:sz w:val="28"/>
          <w:szCs w:val="28"/>
          <w:rtl/>
          <w:lang w:bidi="fa-IR"/>
        </w:rPr>
        <w:t>ر</w:t>
      </w:r>
      <w:r w:rsidR="000709E3" w:rsidRPr="00844FA1">
        <w:rPr>
          <w:rFonts w:cs="B Nazanin"/>
          <w:sz w:val="28"/>
          <w:szCs w:val="28"/>
          <w:rtl/>
          <w:lang w:bidi="fa-IR"/>
        </w:rPr>
        <w:t xml:space="preserve"> سروکار دارد و مدل را به تمرکز بر </w:t>
      </w:r>
      <w:r w:rsidR="000709E3">
        <w:rPr>
          <w:rFonts w:cs="B Nazanin" w:hint="cs"/>
          <w:sz w:val="28"/>
          <w:szCs w:val="28"/>
          <w:rtl/>
          <w:lang w:bidi="fa-IR"/>
        </w:rPr>
        <w:t>مهمترین</w:t>
      </w:r>
      <w:r w:rsidR="000709E3" w:rsidRPr="00844FA1">
        <w:rPr>
          <w:rFonts w:cs="B Nazanin"/>
          <w:sz w:val="28"/>
          <w:szCs w:val="28"/>
          <w:rtl/>
          <w:lang w:bidi="fa-IR"/>
        </w:rPr>
        <w:t xml:space="preserve"> قسمت</w:t>
      </w:r>
      <w:r w:rsidR="000709E3" w:rsidRPr="00844FA1">
        <w:rPr>
          <w:rFonts w:cs="B Nazanin" w:hint="cs"/>
          <w:sz w:val="28"/>
          <w:szCs w:val="28"/>
          <w:rtl/>
          <w:lang w:bidi="fa-IR"/>
        </w:rPr>
        <w:t>‌</w:t>
      </w:r>
      <w:r w:rsidR="000709E3" w:rsidRPr="00844FA1">
        <w:rPr>
          <w:rFonts w:cs="B Nazanin"/>
          <w:sz w:val="28"/>
          <w:szCs w:val="28"/>
          <w:rtl/>
          <w:lang w:bidi="fa-IR"/>
        </w:rPr>
        <w:t>ها</w:t>
      </w:r>
      <w:r w:rsidR="000709E3" w:rsidRPr="00844FA1">
        <w:rPr>
          <w:rFonts w:cs="B Nazanin" w:hint="cs"/>
          <w:sz w:val="28"/>
          <w:szCs w:val="28"/>
          <w:rtl/>
          <w:lang w:bidi="fa-IR"/>
        </w:rPr>
        <w:t>ی</w:t>
      </w:r>
      <w:r w:rsidR="000709E3" w:rsidRPr="00844FA1">
        <w:rPr>
          <w:rFonts w:cs="B Nazanin"/>
          <w:sz w:val="28"/>
          <w:szCs w:val="28"/>
          <w:rtl/>
          <w:lang w:bidi="fa-IR"/>
        </w:rPr>
        <w:t xml:space="preserve"> داده تشو</w:t>
      </w:r>
      <w:r w:rsidR="000709E3" w:rsidRPr="00844FA1">
        <w:rPr>
          <w:rFonts w:cs="B Nazanin" w:hint="cs"/>
          <w:sz w:val="28"/>
          <w:szCs w:val="28"/>
          <w:rtl/>
          <w:lang w:bidi="fa-IR"/>
        </w:rPr>
        <w:t>ی</w:t>
      </w:r>
      <w:r w:rsidR="000709E3" w:rsidRPr="00844FA1">
        <w:rPr>
          <w:rFonts w:cs="B Nazanin" w:hint="eastAsia"/>
          <w:sz w:val="28"/>
          <w:szCs w:val="28"/>
          <w:rtl/>
          <w:lang w:bidi="fa-IR"/>
        </w:rPr>
        <w:t>ق</w:t>
      </w:r>
      <w:r w:rsidR="000709E3" w:rsidRPr="00844FA1">
        <w:rPr>
          <w:rFonts w:cs="B Nazanin"/>
          <w:sz w:val="28"/>
          <w:szCs w:val="28"/>
          <w:rtl/>
          <w:lang w:bidi="fa-IR"/>
        </w:rPr>
        <w:t xml:space="preserve"> م</w:t>
      </w:r>
      <w:r w:rsidR="000709E3" w:rsidRPr="00844FA1">
        <w:rPr>
          <w:rFonts w:cs="B Nazanin" w:hint="cs"/>
          <w:sz w:val="28"/>
          <w:szCs w:val="28"/>
          <w:rtl/>
          <w:lang w:bidi="fa-IR"/>
        </w:rPr>
        <w:t>ی</w:t>
      </w:r>
      <w:r w:rsidR="000709E3" w:rsidRPr="00844FA1">
        <w:rPr>
          <w:rFonts w:cs="B Nazanin"/>
          <w:sz w:val="28"/>
          <w:szCs w:val="28"/>
          <w:rtl/>
          <w:lang w:bidi="fa-IR"/>
        </w:rPr>
        <w:t xml:space="preserve"> کند.</w:t>
      </w:r>
      <w:r w:rsidR="000709E3">
        <w:rPr>
          <w:rFonts w:cs="B Nazanin" w:hint="cs"/>
          <w:sz w:val="28"/>
          <w:szCs w:val="28"/>
          <w:rtl/>
          <w:lang w:bidi="fa-IR"/>
        </w:rPr>
        <w:t xml:space="preserve"> </w:t>
      </w:r>
      <w:r w:rsidR="000709E3" w:rsidRPr="00844FA1">
        <w:rPr>
          <w:rFonts w:cs="B Nazanin"/>
          <w:sz w:val="28"/>
          <w:szCs w:val="28"/>
          <w:rtl/>
          <w:lang w:bidi="fa-IR"/>
        </w:rPr>
        <w:t>شبکه توجه</w:t>
      </w:r>
      <w:r w:rsidR="000709E3" w:rsidRPr="00844FA1">
        <w:rPr>
          <w:rFonts w:cs="B Nazanin" w:hint="cs"/>
          <w:sz w:val="28"/>
          <w:szCs w:val="28"/>
          <w:rtl/>
          <w:lang w:bidi="fa-IR"/>
        </w:rPr>
        <w:t xml:space="preserve"> گرافی</w:t>
      </w:r>
      <w:r w:rsidR="000709E3" w:rsidRPr="00844FA1">
        <w:rPr>
          <w:rFonts w:cs="B Nazanin"/>
          <w:sz w:val="28"/>
          <w:szCs w:val="28"/>
          <w:rtl/>
          <w:lang w:bidi="fa-IR"/>
        </w:rPr>
        <w:t xml:space="preserve"> (</w:t>
      </w:r>
      <w:r w:rsidR="000709E3" w:rsidRPr="00844FA1">
        <w:rPr>
          <w:rFonts w:cs="B Nazanin"/>
          <w:sz w:val="28"/>
          <w:szCs w:val="28"/>
          <w:lang w:bidi="fa-IR"/>
        </w:rPr>
        <w:t>GAT</w:t>
      </w:r>
      <w:r w:rsidR="000709E3" w:rsidRPr="00844FA1">
        <w:rPr>
          <w:rFonts w:cs="B Nazanin"/>
          <w:sz w:val="28"/>
          <w:szCs w:val="28"/>
          <w:rtl/>
          <w:lang w:bidi="fa-IR"/>
        </w:rPr>
        <w:t xml:space="preserve">) ، </w:t>
      </w:r>
      <w:r w:rsidR="000709E3" w:rsidRPr="00844FA1">
        <w:rPr>
          <w:rFonts w:cs="B Nazanin" w:hint="cs"/>
          <w:sz w:val="28"/>
          <w:szCs w:val="28"/>
          <w:rtl/>
          <w:lang w:bidi="fa-IR"/>
        </w:rPr>
        <w:t>ی</w:t>
      </w:r>
      <w:r w:rsidR="000709E3" w:rsidRPr="00844FA1">
        <w:rPr>
          <w:rFonts w:cs="B Nazanin" w:hint="eastAsia"/>
          <w:sz w:val="28"/>
          <w:szCs w:val="28"/>
          <w:rtl/>
          <w:lang w:bidi="fa-IR"/>
        </w:rPr>
        <w:t>ک</w:t>
      </w:r>
      <w:r w:rsidR="000709E3" w:rsidRPr="00844FA1">
        <w:rPr>
          <w:rFonts w:cs="B Nazanin"/>
          <w:sz w:val="28"/>
          <w:szCs w:val="28"/>
          <w:rtl/>
          <w:lang w:bidi="fa-IR"/>
        </w:rPr>
        <w:t xml:space="preserve"> شبکه عصب</w:t>
      </w:r>
      <w:r w:rsidR="000709E3" w:rsidRPr="00844FA1">
        <w:rPr>
          <w:rFonts w:cs="B Nazanin" w:hint="cs"/>
          <w:sz w:val="28"/>
          <w:szCs w:val="28"/>
          <w:rtl/>
          <w:lang w:bidi="fa-IR"/>
        </w:rPr>
        <w:t>ی گرافی</w:t>
      </w:r>
      <w:r w:rsidR="000709E3" w:rsidRPr="00844FA1">
        <w:rPr>
          <w:rFonts w:cs="B Nazanin"/>
          <w:sz w:val="28"/>
          <w:szCs w:val="28"/>
          <w:rtl/>
          <w:lang w:bidi="fa-IR"/>
        </w:rPr>
        <w:t xml:space="preserve"> جد</w:t>
      </w:r>
      <w:r w:rsidR="000709E3" w:rsidRPr="00844FA1">
        <w:rPr>
          <w:rFonts w:cs="B Nazanin" w:hint="cs"/>
          <w:sz w:val="28"/>
          <w:szCs w:val="28"/>
          <w:rtl/>
          <w:lang w:bidi="fa-IR"/>
        </w:rPr>
        <w:t>ی</w:t>
      </w:r>
      <w:r w:rsidR="000709E3" w:rsidRPr="00844FA1">
        <w:rPr>
          <w:rFonts w:cs="B Nazanin" w:hint="eastAsia"/>
          <w:sz w:val="28"/>
          <w:szCs w:val="28"/>
          <w:rtl/>
          <w:lang w:bidi="fa-IR"/>
        </w:rPr>
        <w:t>د</w:t>
      </w:r>
      <w:r w:rsidR="000709E3" w:rsidRPr="00844FA1">
        <w:rPr>
          <w:rFonts w:cs="B Nazanin"/>
          <w:sz w:val="28"/>
          <w:szCs w:val="28"/>
          <w:rtl/>
          <w:lang w:bidi="fa-IR"/>
        </w:rPr>
        <w:t xml:space="preserve"> </w:t>
      </w:r>
      <w:r w:rsidR="000709E3" w:rsidRPr="00844FA1">
        <w:rPr>
          <w:rFonts w:cs="B Nazanin" w:hint="cs"/>
          <w:sz w:val="28"/>
          <w:szCs w:val="28"/>
          <w:rtl/>
          <w:lang w:bidi="fa-IR"/>
        </w:rPr>
        <w:t>مبتنی بر</w:t>
      </w:r>
      <w:r w:rsidR="000709E3" w:rsidRPr="00844FA1">
        <w:rPr>
          <w:rFonts w:cs="B Nazanin"/>
          <w:sz w:val="28"/>
          <w:szCs w:val="28"/>
          <w:rtl/>
          <w:lang w:bidi="fa-IR"/>
        </w:rPr>
        <w:t xml:space="preserve"> </w:t>
      </w:r>
      <w:r w:rsidR="000709E3" w:rsidRPr="00844FA1">
        <w:rPr>
          <w:rFonts w:cs="B Nazanin" w:hint="cs"/>
          <w:sz w:val="28"/>
          <w:szCs w:val="28"/>
          <w:rtl/>
          <w:lang w:bidi="fa-IR"/>
        </w:rPr>
        <w:t>روش کانولوشن</w:t>
      </w:r>
      <w:r w:rsidR="000709E3" w:rsidRPr="00844FA1">
        <w:rPr>
          <w:rFonts w:cs="B Nazanin"/>
          <w:sz w:val="28"/>
          <w:szCs w:val="28"/>
          <w:rtl/>
          <w:lang w:bidi="fa-IR"/>
        </w:rPr>
        <w:t xml:space="preserve"> ، از مکان</w:t>
      </w:r>
      <w:r w:rsidR="000709E3" w:rsidRPr="00844FA1">
        <w:rPr>
          <w:rFonts w:cs="B Nazanin" w:hint="cs"/>
          <w:sz w:val="28"/>
          <w:szCs w:val="28"/>
          <w:rtl/>
          <w:lang w:bidi="fa-IR"/>
        </w:rPr>
        <w:t>یز</w:t>
      </w:r>
      <w:r w:rsidR="000709E3" w:rsidRPr="00844FA1">
        <w:rPr>
          <w:rFonts w:cs="B Nazanin" w:hint="eastAsia"/>
          <w:sz w:val="28"/>
          <w:szCs w:val="28"/>
          <w:rtl/>
          <w:lang w:bidi="fa-IR"/>
        </w:rPr>
        <w:t>م</w:t>
      </w:r>
      <w:r w:rsidR="000709E3" w:rsidRPr="00844FA1">
        <w:rPr>
          <w:rFonts w:cs="B Nazanin"/>
          <w:sz w:val="28"/>
          <w:szCs w:val="28"/>
          <w:rtl/>
          <w:lang w:bidi="fa-IR"/>
        </w:rPr>
        <w:t xml:space="preserve"> توجه برا</w:t>
      </w:r>
      <w:r w:rsidR="000709E3" w:rsidRPr="00844FA1">
        <w:rPr>
          <w:rFonts w:cs="B Nazanin" w:hint="cs"/>
          <w:sz w:val="28"/>
          <w:szCs w:val="28"/>
          <w:rtl/>
          <w:lang w:bidi="fa-IR"/>
        </w:rPr>
        <w:t>ی</w:t>
      </w:r>
      <w:r w:rsidR="000709E3" w:rsidRPr="00844FA1">
        <w:rPr>
          <w:rFonts w:cs="B Nazanin"/>
          <w:sz w:val="28"/>
          <w:szCs w:val="28"/>
          <w:rtl/>
          <w:lang w:bidi="fa-IR"/>
        </w:rPr>
        <w:t xml:space="preserve"> </w:t>
      </w:r>
      <w:r w:rsidR="000709E3" w:rsidRPr="00844FA1">
        <w:rPr>
          <w:rFonts w:cs="B Nazanin" w:hint="cs"/>
          <w:sz w:val="28"/>
          <w:szCs w:val="28"/>
          <w:rtl/>
          <w:lang w:bidi="fa-IR"/>
        </w:rPr>
        <w:t>گراف</w:t>
      </w:r>
      <w:r w:rsidR="000709E3" w:rsidRPr="00844FA1">
        <w:rPr>
          <w:rFonts w:cs="B Nazanin"/>
          <w:sz w:val="28"/>
          <w:szCs w:val="28"/>
          <w:rtl/>
          <w:lang w:bidi="fa-IR"/>
        </w:rPr>
        <w:t xml:space="preserve"> </w:t>
      </w:r>
      <w:r w:rsidR="000709E3" w:rsidRPr="00844FA1">
        <w:rPr>
          <w:rFonts w:cs="B Nazanin" w:hint="cs"/>
          <w:sz w:val="28"/>
          <w:szCs w:val="28"/>
          <w:rtl/>
          <w:lang w:bidi="fa-IR"/>
        </w:rPr>
        <w:t>متجانس</w:t>
      </w:r>
      <w:r w:rsidR="000709E3" w:rsidRPr="00844FA1">
        <w:rPr>
          <w:rFonts w:cs="B Nazanin"/>
          <w:sz w:val="28"/>
          <w:szCs w:val="28"/>
          <w:rtl/>
          <w:lang w:bidi="fa-IR"/>
        </w:rPr>
        <w:t xml:space="preserve"> استفاده م</w:t>
      </w:r>
      <w:r w:rsidR="000709E3" w:rsidRPr="00844FA1">
        <w:rPr>
          <w:rFonts w:cs="B Nazanin" w:hint="cs"/>
          <w:sz w:val="28"/>
          <w:szCs w:val="28"/>
          <w:rtl/>
          <w:lang w:bidi="fa-IR"/>
        </w:rPr>
        <w:t>ی‌</w:t>
      </w:r>
      <w:r w:rsidR="000709E3" w:rsidRPr="00844FA1">
        <w:rPr>
          <w:rFonts w:cs="B Nazanin"/>
          <w:sz w:val="28"/>
          <w:szCs w:val="28"/>
          <w:rtl/>
          <w:lang w:bidi="fa-IR"/>
        </w:rPr>
        <w:t xml:space="preserve">کند که فقط شامل </w:t>
      </w:r>
      <w:r w:rsidR="000709E3" w:rsidRPr="00844FA1">
        <w:rPr>
          <w:rFonts w:cs="B Nazanin" w:hint="cs"/>
          <w:sz w:val="28"/>
          <w:szCs w:val="28"/>
          <w:rtl/>
          <w:lang w:bidi="fa-IR"/>
        </w:rPr>
        <w:t>ی</w:t>
      </w:r>
      <w:r w:rsidR="000709E3" w:rsidRPr="00844FA1">
        <w:rPr>
          <w:rFonts w:cs="B Nazanin" w:hint="eastAsia"/>
          <w:sz w:val="28"/>
          <w:szCs w:val="28"/>
          <w:rtl/>
          <w:lang w:bidi="fa-IR"/>
        </w:rPr>
        <w:t>ک</w:t>
      </w:r>
      <w:r w:rsidR="000709E3" w:rsidRPr="00844FA1">
        <w:rPr>
          <w:rFonts w:cs="B Nazanin"/>
          <w:sz w:val="28"/>
          <w:szCs w:val="28"/>
          <w:rtl/>
          <w:lang w:bidi="fa-IR"/>
        </w:rPr>
        <w:t xml:space="preserve"> نوع </w:t>
      </w:r>
      <w:r w:rsidR="000709E3" w:rsidRPr="00844FA1">
        <w:rPr>
          <w:rFonts w:cs="B Nazanin" w:hint="cs"/>
          <w:sz w:val="28"/>
          <w:szCs w:val="28"/>
          <w:rtl/>
          <w:lang w:bidi="fa-IR"/>
        </w:rPr>
        <w:t>رأس</w:t>
      </w:r>
      <w:r w:rsidR="000709E3" w:rsidRPr="00844FA1">
        <w:rPr>
          <w:rFonts w:cs="B Nazanin"/>
          <w:sz w:val="28"/>
          <w:szCs w:val="28"/>
          <w:rtl/>
          <w:lang w:bidi="fa-IR"/>
        </w:rPr>
        <w:t xml:space="preserve"> </w:t>
      </w:r>
      <w:r w:rsidR="000709E3" w:rsidRPr="00844FA1">
        <w:rPr>
          <w:rFonts w:cs="B Nazanin" w:hint="cs"/>
          <w:sz w:val="28"/>
          <w:szCs w:val="28"/>
          <w:rtl/>
          <w:lang w:bidi="fa-IR"/>
        </w:rPr>
        <w:t>ی</w:t>
      </w:r>
      <w:r w:rsidR="000709E3" w:rsidRPr="00844FA1">
        <w:rPr>
          <w:rFonts w:cs="B Nazanin" w:hint="eastAsia"/>
          <w:sz w:val="28"/>
          <w:szCs w:val="28"/>
          <w:rtl/>
          <w:lang w:bidi="fa-IR"/>
        </w:rPr>
        <w:t>ا</w:t>
      </w:r>
      <w:r w:rsidR="000709E3" w:rsidRPr="00844FA1">
        <w:rPr>
          <w:rFonts w:cs="B Nazanin"/>
          <w:sz w:val="28"/>
          <w:szCs w:val="28"/>
          <w:rtl/>
          <w:lang w:bidi="fa-IR"/>
        </w:rPr>
        <w:t xml:space="preserve"> </w:t>
      </w:r>
      <w:r w:rsidR="000709E3" w:rsidRPr="00844FA1">
        <w:rPr>
          <w:rFonts w:cs="B Nazanin" w:hint="cs"/>
          <w:sz w:val="28"/>
          <w:szCs w:val="28"/>
          <w:rtl/>
          <w:lang w:bidi="fa-IR"/>
        </w:rPr>
        <w:t>یال</w:t>
      </w:r>
      <w:r w:rsidR="000709E3" w:rsidRPr="00844FA1">
        <w:rPr>
          <w:rFonts w:cs="B Nazanin"/>
          <w:sz w:val="28"/>
          <w:szCs w:val="28"/>
          <w:rtl/>
          <w:lang w:bidi="fa-IR"/>
        </w:rPr>
        <w:t xml:space="preserve"> است.</w:t>
      </w:r>
      <w:r w:rsidR="000709E3" w:rsidRPr="00844FA1">
        <w:rPr>
          <w:rFonts w:cs="B Nazanin" w:hint="cs"/>
          <w:sz w:val="28"/>
          <w:szCs w:val="28"/>
          <w:rtl/>
          <w:lang w:bidi="fa-IR"/>
        </w:rPr>
        <w:t xml:space="preserve"> </w:t>
      </w:r>
      <w:r w:rsidR="000709E3" w:rsidRPr="00844FA1">
        <w:rPr>
          <w:rFonts w:cs="B Nazanin"/>
          <w:sz w:val="28"/>
          <w:szCs w:val="28"/>
          <w:rtl/>
          <w:lang w:bidi="fa-IR"/>
        </w:rPr>
        <w:t>با وجود موفق</w:t>
      </w:r>
      <w:r w:rsidR="000709E3" w:rsidRPr="00844FA1">
        <w:rPr>
          <w:rFonts w:cs="B Nazanin" w:hint="cs"/>
          <w:sz w:val="28"/>
          <w:szCs w:val="28"/>
          <w:rtl/>
          <w:lang w:bidi="fa-IR"/>
        </w:rPr>
        <w:t>ی</w:t>
      </w:r>
      <w:r w:rsidR="000709E3" w:rsidRPr="00844FA1">
        <w:rPr>
          <w:rFonts w:cs="B Nazanin" w:hint="eastAsia"/>
          <w:sz w:val="28"/>
          <w:szCs w:val="28"/>
          <w:rtl/>
          <w:lang w:bidi="fa-IR"/>
        </w:rPr>
        <w:t>ت</w:t>
      </w:r>
      <w:r w:rsidR="000709E3" w:rsidRPr="00844FA1">
        <w:rPr>
          <w:rFonts w:cs="B Nazanin"/>
          <w:sz w:val="28"/>
          <w:szCs w:val="28"/>
          <w:rtl/>
          <w:lang w:bidi="fa-IR"/>
        </w:rPr>
        <w:t xml:space="preserve"> مکان</w:t>
      </w:r>
      <w:r w:rsidR="000709E3" w:rsidRPr="00844FA1">
        <w:rPr>
          <w:rFonts w:cs="B Nazanin" w:hint="cs"/>
          <w:sz w:val="28"/>
          <w:szCs w:val="28"/>
          <w:rtl/>
          <w:lang w:bidi="fa-IR"/>
        </w:rPr>
        <w:t>یز</w:t>
      </w:r>
      <w:r w:rsidR="000709E3" w:rsidRPr="00844FA1">
        <w:rPr>
          <w:rFonts w:cs="B Nazanin" w:hint="eastAsia"/>
          <w:sz w:val="28"/>
          <w:szCs w:val="28"/>
          <w:rtl/>
          <w:lang w:bidi="fa-IR"/>
        </w:rPr>
        <w:t>م</w:t>
      </w:r>
      <w:r w:rsidR="000709E3" w:rsidRPr="00844FA1">
        <w:rPr>
          <w:rFonts w:cs="B Nazanin"/>
          <w:sz w:val="28"/>
          <w:szCs w:val="28"/>
          <w:rtl/>
          <w:lang w:bidi="fa-IR"/>
        </w:rPr>
        <w:t xml:space="preserve"> توجه در </w:t>
      </w:r>
      <w:r w:rsidR="000709E3" w:rsidRPr="00844FA1">
        <w:rPr>
          <w:rFonts w:cs="B Nazanin" w:hint="cs"/>
          <w:sz w:val="28"/>
          <w:szCs w:val="28"/>
          <w:rtl/>
          <w:lang w:bidi="fa-IR"/>
        </w:rPr>
        <w:t>ی</w:t>
      </w:r>
      <w:r w:rsidR="000709E3" w:rsidRPr="00844FA1">
        <w:rPr>
          <w:rFonts w:cs="B Nazanin" w:hint="eastAsia"/>
          <w:sz w:val="28"/>
          <w:szCs w:val="28"/>
          <w:rtl/>
          <w:lang w:bidi="fa-IR"/>
        </w:rPr>
        <w:t>ادگ</w:t>
      </w:r>
      <w:r w:rsidR="000709E3" w:rsidRPr="00844FA1">
        <w:rPr>
          <w:rFonts w:cs="B Nazanin" w:hint="cs"/>
          <w:sz w:val="28"/>
          <w:szCs w:val="28"/>
          <w:rtl/>
          <w:lang w:bidi="fa-IR"/>
        </w:rPr>
        <w:t>ی</w:t>
      </w:r>
      <w:r w:rsidR="000709E3" w:rsidRPr="00844FA1">
        <w:rPr>
          <w:rFonts w:cs="B Nazanin" w:hint="eastAsia"/>
          <w:sz w:val="28"/>
          <w:szCs w:val="28"/>
          <w:rtl/>
          <w:lang w:bidi="fa-IR"/>
        </w:rPr>
        <w:t>ر</w:t>
      </w:r>
      <w:r w:rsidR="000709E3" w:rsidRPr="00844FA1">
        <w:rPr>
          <w:rFonts w:cs="B Nazanin" w:hint="cs"/>
          <w:sz w:val="28"/>
          <w:szCs w:val="28"/>
          <w:rtl/>
          <w:lang w:bidi="fa-IR"/>
        </w:rPr>
        <w:t>ی</w:t>
      </w:r>
      <w:r w:rsidR="000709E3" w:rsidRPr="00844FA1">
        <w:rPr>
          <w:rFonts w:cs="B Nazanin"/>
          <w:sz w:val="28"/>
          <w:szCs w:val="28"/>
          <w:rtl/>
          <w:lang w:bidi="fa-IR"/>
        </w:rPr>
        <w:t xml:space="preserve"> عم</w:t>
      </w:r>
      <w:r w:rsidR="000709E3" w:rsidRPr="00844FA1">
        <w:rPr>
          <w:rFonts w:cs="B Nazanin" w:hint="cs"/>
          <w:sz w:val="28"/>
          <w:szCs w:val="28"/>
          <w:rtl/>
          <w:lang w:bidi="fa-IR"/>
        </w:rPr>
        <w:t>ی</w:t>
      </w:r>
      <w:r w:rsidR="000709E3" w:rsidRPr="00844FA1">
        <w:rPr>
          <w:rFonts w:cs="B Nazanin" w:hint="eastAsia"/>
          <w:sz w:val="28"/>
          <w:szCs w:val="28"/>
          <w:rtl/>
          <w:lang w:bidi="fa-IR"/>
        </w:rPr>
        <w:t>ق</w:t>
      </w:r>
      <w:r w:rsidR="000709E3" w:rsidRPr="00844FA1">
        <w:rPr>
          <w:rFonts w:cs="B Nazanin"/>
          <w:sz w:val="28"/>
          <w:szCs w:val="28"/>
          <w:rtl/>
          <w:lang w:bidi="fa-IR"/>
        </w:rPr>
        <w:t xml:space="preserve"> ، در چارچوب شبکه عصب</w:t>
      </w:r>
      <w:r w:rsidR="000709E3" w:rsidRPr="00844FA1">
        <w:rPr>
          <w:rFonts w:cs="B Nazanin" w:hint="cs"/>
          <w:sz w:val="28"/>
          <w:szCs w:val="28"/>
          <w:rtl/>
          <w:lang w:bidi="fa-IR"/>
        </w:rPr>
        <w:t>ی</w:t>
      </w:r>
      <w:r w:rsidR="000709E3" w:rsidRPr="00844FA1">
        <w:rPr>
          <w:rFonts w:cs="B Nazanin"/>
          <w:sz w:val="28"/>
          <w:szCs w:val="28"/>
          <w:rtl/>
          <w:lang w:bidi="fa-IR"/>
        </w:rPr>
        <w:t xml:space="preserve"> </w:t>
      </w:r>
      <w:r w:rsidR="000709E3" w:rsidRPr="00844FA1">
        <w:rPr>
          <w:rFonts w:cs="B Nazanin" w:hint="cs"/>
          <w:sz w:val="28"/>
          <w:szCs w:val="28"/>
          <w:rtl/>
          <w:lang w:bidi="fa-IR"/>
        </w:rPr>
        <w:t>گرافی</w:t>
      </w:r>
      <w:r w:rsidR="000709E3" w:rsidRPr="00844FA1">
        <w:rPr>
          <w:rFonts w:cs="B Nazanin"/>
          <w:sz w:val="28"/>
          <w:szCs w:val="28"/>
          <w:rtl/>
          <w:lang w:bidi="fa-IR"/>
        </w:rPr>
        <w:t xml:space="preserve"> برا</w:t>
      </w:r>
      <w:r w:rsidR="000709E3" w:rsidRPr="00844FA1">
        <w:rPr>
          <w:rFonts w:cs="B Nazanin" w:hint="cs"/>
          <w:sz w:val="28"/>
          <w:szCs w:val="28"/>
          <w:rtl/>
          <w:lang w:bidi="fa-IR"/>
        </w:rPr>
        <w:t>ی</w:t>
      </w:r>
      <w:r w:rsidR="000709E3">
        <w:rPr>
          <w:rFonts w:cs="B Nazanin" w:hint="cs"/>
          <w:sz w:val="28"/>
          <w:szCs w:val="28"/>
          <w:rtl/>
          <w:lang w:bidi="fa-IR"/>
        </w:rPr>
        <w:t xml:space="preserve"> </w:t>
      </w:r>
      <w:r w:rsidRPr="00844FA1">
        <w:rPr>
          <w:rFonts w:cs="B Nazanin" w:hint="cs"/>
          <w:sz w:val="28"/>
          <w:szCs w:val="28"/>
          <w:rtl/>
          <w:lang w:bidi="fa-IR"/>
        </w:rPr>
        <w:t>گراف</w:t>
      </w:r>
      <w:r w:rsidRPr="00844FA1">
        <w:rPr>
          <w:rFonts w:cs="B Nazanin"/>
          <w:sz w:val="28"/>
          <w:szCs w:val="28"/>
          <w:rtl/>
          <w:lang w:bidi="fa-IR"/>
        </w:rPr>
        <w:t xml:space="preserve"> </w:t>
      </w:r>
      <w:r w:rsidRPr="00844FA1">
        <w:rPr>
          <w:rFonts w:cs="B Nazanin"/>
          <w:sz w:val="28"/>
          <w:szCs w:val="28"/>
          <w:rtl/>
        </w:rPr>
        <w:t>نامتجان</w:t>
      </w:r>
      <w:r w:rsidRPr="00844FA1">
        <w:rPr>
          <w:rFonts w:cs="B Nazanin" w:hint="cs"/>
          <w:sz w:val="28"/>
          <w:szCs w:val="28"/>
          <w:rtl/>
          <w:lang w:bidi="fa-IR"/>
        </w:rPr>
        <w:t>س</w:t>
      </w:r>
      <w:r w:rsidRPr="00844FA1">
        <w:rPr>
          <w:rFonts w:cs="B Nazanin"/>
          <w:sz w:val="28"/>
          <w:szCs w:val="28"/>
          <w:rtl/>
          <w:lang w:bidi="fa-IR"/>
        </w:rPr>
        <w:t xml:space="preserve"> به طور کامل در نظر گرفته</w:t>
      </w:r>
      <w:r w:rsidRPr="00844FA1">
        <w:rPr>
          <w:rFonts w:cs="B Nazanin" w:hint="cs"/>
          <w:sz w:val="28"/>
          <w:szCs w:val="28"/>
          <w:rtl/>
          <w:lang w:bidi="fa-IR"/>
        </w:rPr>
        <w:t xml:space="preserve">‌ </w:t>
      </w:r>
      <w:r w:rsidRPr="00844FA1">
        <w:rPr>
          <w:rFonts w:cs="B Nazanin"/>
          <w:sz w:val="28"/>
          <w:szCs w:val="28"/>
          <w:rtl/>
          <w:lang w:bidi="fa-IR"/>
        </w:rPr>
        <w:t>نشده</w:t>
      </w:r>
      <w:r w:rsidRPr="00844FA1">
        <w:rPr>
          <w:rFonts w:cs="B Nazanin" w:hint="cs"/>
          <w:sz w:val="28"/>
          <w:szCs w:val="28"/>
          <w:rtl/>
          <w:lang w:bidi="fa-IR"/>
        </w:rPr>
        <w:t xml:space="preserve"> ‌</w:t>
      </w:r>
      <w:r w:rsidRPr="00844FA1">
        <w:rPr>
          <w:rFonts w:cs="B Nazanin"/>
          <w:sz w:val="28"/>
          <w:szCs w:val="28"/>
          <w:rtl/>
          <w:lang w:bidi="fa-IR"/>
        </w:rPr>
        <w:t>است</w:t>
      </w:r>
      <w:r>
        <w:rPr>
          <w:rFonts w:cs="B Nazanin" w:hint="cs"/>
          <w:sz w:val="28"/>
          <w:szCs w:val="28"/>
          <w:rtl/>
          <w:lang w:bidi="fa-IR"/>
        </w:rPr>
        <w:t>.</w:t>
      </w:r>
    </w:p>
    <w:p w14:paraId="5BFE1D2A" w14:textId="27C96098" w:rsidR="005C01F0" w:rsidRDefault="0041500B" w:rsidP="00B4535B">
      <w:pPr>
        <w:bidi/>
        <w:jc w:val="both"/>
        <w:rPr>
          <w:rFonts w:cs="B Nazanin"/>
          <w:sz w:val="28"/>
          <w:szCs w:val="28"/>
          <w:rtl/>
          <w:lang w:bidi="fa-IR"/>
        </w:rPr>
      </w:pPr>
      <w:r>
        <w:rPr>
          <w:rFonts w:cs="B Nazanin" w:hint="cs"/>
          <w:sz w:val="28"/>
          <w:szCs w:val="28"/>
          <w:rtl/>
          <w:lang w:bidi="fa-IR"/>
        </w:rPr>
        <w:t xml:space="preserve"> </w:t>
      </w:r>
      <w:r w:rsidRPr="00844FA1">
        <w:rPr>
          <w:rFonts w:cs="B Nazanin"/>
          <w:sz w:val="28"/>
          <w:szCs w:val="28"/>
          <w:rtl/>
          <w:lang w:bidi="fa-IR"/>
        </w:rPr>
        <w:t>نا</w:t>
      </w:r>
      <w:r w:rsidRPr="00844FA1">
        <w:rPr>
          <w:rFonts w:cs="B Nazanin" w:hint="cs"/>
          <w:sz w:val="28"/>
          <w:szCs w:val="28"/>
          <w:rtl/>
          <w:lang w:bidi="fa-IR"/>
        </w:rPr>
        <w:t>متجانس بودن</w:t>
      </w:r>
      <w:r>
        <w:rPr>
          <w:rFonts w:cs="B Nazanin" w:hint="cs"/>
          <w:sz w:val="28"/>
          <w:szCs w:val="28"/>
          <w:rtl/>
          <w:lang w:bidi="fa-IR"/>
        </w:rPr>
        <w:t xml:space="preserve"> </w:t>
      </w:r>
      <w:r w:rsidRPr="00844FA1">
        <w:rPr>
          <w:rFonts w:cs="B Nazanin" w:hint="cs"/>
          <w:sz w:val="28"/>
          <w:szCs w:val="28"/>
          <w:rtl/>
          <w:lang w:bidi="fa-IR"/>
        </w:rPr>
        <w:t>ی</w:t>
      </w:r>
      <w:r w:rsidRPr="00844FA1">
        <w:rPr>
          <w:rFonts w:cs="B Nazanin" w:hint="eastAsia"/>
          <w:sz w:val="28"/>
          <w:szCs w:val="28"/>
          <w:rtl/>
          <w:lang w:bidi="fa-IR"/>
        </w:rPr>
        <w:t>عن</w:t>
      </w:r>
      <w:r w:rsidRPr="00844FA1">
        <w:rPr>
          <w:rFonts w:cs="B Nazanin" w:hint="cs"/>
          <w:sz w:val="28"/>
          <w:szCs w:val="28"/>
          <w:rtl/>
          <w:lang w:bidi="fa-IR"/>
        </w:rPr>
        <w:t>ی</w:t>
      </w:r>
      <w:r w:rsidRPr="00844FA1">
        <w:rPr>
          <w:rFonts w:cs="B Nazanin"/>
          <w:sz w:val="28"/>
          <w:szCs w:val="28"/>
          <w:rtl/>
          <w:lang w:bidi="fa-IR"/>
        </w:rPr>
        <w:t xml:space="preserve"> </w:t>
      </w:r>
      <w:r>
        <w:rPr>
          <w:rFonts w:cs="B Nazanin" w:hint="cs"/>
          <w:sz w:val="28"/>
          <w:szCs w:val="28"/>
          <w:rtl/>
          <w:lang w:bidi="fa-IR"/>
        </w:rPr>
        <w:t>داشتن</w:t>
      </w:r>
      <w:r w:rsidRPr="00844FA1">
        <w:rPr>
          <w:rFonts w:cs="B Nazanin"/>
          <w:sz w:val="28"/>
          <w:szCs w:val="28"/>
          <w:rtl/>
          <w:lang w:bidi="fa-IR"/>
        </w:rPr>
        <w:t xml:space="preserve"> </w:t>
      </w:r>
      <w:r>
        <w:rPr>
          <w:rFonts w:cs="B Nazanin" w:hint="cs"/>
          <w:sz w:val="28"/>
          <w:szCs w:val="28"/>
          <w:rtl/>
          <w:lang w:bidi="fa-IR"/>
        </w:rPr>
        <w:t>گره‌ها</w:t>
      </w:r>
      <w:r w:rsidRPr="00844FA1">
        <w:rPr>
          <w:rFonts w:cs="B Nazanin"/>
          <w:sz w:val="28"/>
          <w:szCs w:val="28"/>
          <w:rtl/>
          <w:lang w:bidi="fa-IR"/>
        </w:rPr>
        <w:t xml:space="preserve"> و </w:t>
      </w:r>
      <w:r w:rsidRPr="00844FA1">
        <w:rPr>
          <w:rFonts w:cs="B Nazanin" w:hint="cs"/>
          <w:sz w:val="28"/>
          <w:szCs w:val="28"/>
          <w:rtl/>
          <w:lang w:bidi="fa-IR"/>
        </w:rPr>
        <w:t>یال‌</w:t>
      </w:r>
      <w:r w:rsidRPr="00844FA1">
        <w:rPr>
          <w:rFonts w:cs="B Nazanin"/>
          <w:sz w:val="28"/>
          <w:szCs w:val="28"/>
          <w:rtl/>
          <w:lang w:bidi="fa-IR"/>
        </w:rPr>
        <w:t>ها</w:t>
      </w:r>
      <w:r>
        <w:rPr>
          <w:rFonts w:cs="B Nazanin" w:hint="cs"/>
          <w:sz w:val="28"/>
          <w:szCs w:val="28"/>
          <w:rtl/>
          <w:lang w:bidi="fa-IR"/>
        </w:rPr>
        <w:t>ی متنوع</w:t>
      </w:r>
      <w:r w:rsidRPr="00844FA1">
        <w:rPr>
          <w:rFonts w:cs="B Nazanin"/>
          <w:sz w:val="28"/>
          <w:szCs w:val="28"/>
          <w:rtl/>
          <w:lang w:bidi="fa-IR"/>
        </w:rPr>
        <w:t>.</w:t>
      </w:r>
      <w:r>
        <w:rPr>
          <w:rFonts w:cs="B Nazanin" w:hint="cs"/>
          <w:sz w:val="28"/>
          <w:szCs w:val="28"/>
          <w:rtl/>
          <w:lang w:bidi="fa-IR"/>
        </w:rPr>
        <w:t xml:space="preserve"> </w:t>
      </w:r>
      <w:r w:rsidRPr="00844FA1">
        <w:rPr>
          <w:rFonts w:cs="B Nazanin"/>
          <w:sz w:val="28"/>
          <w:szCs w:val="28"/>
          <w:rtl/>
          <w:lang w:bidi="fa-IR"/>
        </w:rPr>
        <w:t xml:space="preserve">به عنوان مثال ، انواع مختلف </w:t>
      </w:r>
      <w:r w:rsidR="003C72C8">
        <w:rPr>
          <w:rFonts w:cs="B Nazanin" w:hint="cs"/>
          <w:sz w:val="28"/>
          <w:szCs w:val="28"/>
          <w:rtl/>
          <w:lang w:bidi="fa-IR"/>
        </w:rPr>
        <w:t>گره‌ها</w:t>
      </w:r>
      <w:r w:rsidR="003C72C8" w:rsidRPr="00844FA1">
        <w:rPr>
          <w:rFonts w:cs="B Nazanin"/>
          <w:sz w:val="28"/>
          <w:szCs w:val="28"/>
          <w:rtl/>
          <w:lang w:bidi="fa-IR"/>
        </w:rPr>
        <w:t xml:space="preserve"> </w:t>
      </w:r>
      <w:r w:rsidRPr="00844FA1">
        <w:rPr>
          <w:rFonts w:cs="B Nazanin"/>
          <w:sz w:val="28"/>
          <w:szCs w:val="28"/>
          <w:rtl/>
          <w:lang w:bidi="fa-IR"/>
        </w:rPr>
        <w:t xml:space="preserve">صفات </w:t>
      </w:r>
      <w:r w:rsidR="003C72C8">
        <w:rPr>
          <w:rFonts w:cs="B Nazanin" w:hint="cs"/>
          <w:sz w:val="28"/>
          <w:szCs w:val="28"/>
          <w:rtl/>
          <w:lang w:bidi="fa-IR"/>
        </w:rPr>
        <w:t>متفاوتی</w:t>
      </w:r>
      <w:r w:rsidRPr="00844FA1">
        <w:rPr>
          <w:rFonts w:cs="B Nazanin"/>
          <w:sz w:val="28"/>
          <w:szCs w:val="28"/>
          <w:rtl/>
          <w:lang w:bidi="fa-IR"/>
        </w:rPr>
        <w:t xml:space="preserve"> دارند و ممکن است و</w:t>
      </w:r>
      <w:r w:rsidRPr="00844FA1">
        <w:rPr>
          <w:rFonts w:cs="B Nazanin" w:hint="cs"/>
          <w:sz w:val="28"/>
          <w:szCs w:val="28"/>
          <w:rtl/>
          <w:lang w:bidi="fa-IR"/>
        </w:rPr>
        <w:t>ی</w:t>
      </w:r>
      <w:r w:rsidRPr="00844FA1">
        <w:rPr>
          <w:rFonts w:cs="B Nazanin" w:hint="eastAsia"/>
          <w:sz w:val="28"/>
          <w:szCs w:val="28"/>
          <w:rtl/>
          <w:lang w:bidi="fa-IR"/>
        </w:rPr>
        <w:t>ژگ</w:t>
      </w:r>
      <w:r w:rsidRPr="00844FA1">
        <w:rPr>
          <w:rFonts w:cs="B Nazanin" w:hint="cs"/>
          <w:sz w:val="28"/>
          <w:szCs w:val="28"/>
          <w:rtl/>
          <w:lang w:bidi="fa-IR"/>
        </w:rPr>
        <w:t>ی‌</w:t>
      </w:r>
      <w:r w:rsidRPr="00844FA1">
        <w:rPr>
          <w:rFonts w:cs="B Nazanin"/>
          <w:sz w:val="28"/>
          <w:szCs w:val="28"/>
          <w:rtl/>
          <w:lang w:bidi="fa-IR"/>
        </w:rPr>
        <w:t>ها</w:t>
      </w:r>
      <w:r w:rsidRPr="00844FA1">
        <w:rPr>
          <w:rFonts w:cs="B Nazanin" w:hint="cs"/>
          <w:sz w:val="28"/>
          <w:szCs w:val="28"/>
          <w:rtl/>
          <w:lang w:bidi="fa-IR"/>
        </w:rPr>
        <w:t>ی</w:t>
      </w:r>
      <w:r w:rsidRPr="00844FA1">
        <w:rPr>
          <w:rFonts w:cs="B Nazanin"/>
          <w:sz w:val="28"/>
          <w:szCs w:val="28"/>
          <w:rtl/>
          <w:lang w:bidi="fa-IR"/>
        </w:rPr>
        <w:t xml:space="preserve"> آنها در فضا</w:t>
      </w:r>
      <w:r w:rsidRPr="00844FA1">
        <w:rPr>
          <w:rFonts w:cs="B Nazanin" w:hint="cs"/>
          <w:sz w:val="28"/>
          <w:szCs w:val="28"/>
          <w:rtl/>
          <w:lang w:bidi="fa-IR"/>
        </w:rPr>
        <w:t>ی</w:t>
      </w:r>
      <w:r w:rsidRPr="0041500B">
        <w:rPr>
          <w:rFonts w:cs="B Nazanin"/>
          <w:sz w:val="28"/>
          <w:szCs w:val="28"/>
          <w:rtl/>
          <w:lang w:bidi="fa-IR"/>
        </w:rPr>
        <w:t xml:space="preserve"> </w:t>
      </w:r>
      <w:r w:rsidRPr="00844FA1">
        <w:rPr>
          <w:rFonts w:cs="B Nazanin"/>
          <w:sz w:val="28"/>
          <w:szCs w:val="28"/>
          <w:rtl/>
          <w:lang w:bidi="fa-IR"/>
        </w:rPr>
        <w:t>و</w:t>
      </w:r>
      <w:r w:rsidRPr="00844FA1">
        <w:rPr>
          <w:rFonts w:cs="B Nazanin" w:hint="cs"/>
          <w:sz w:val="28"/>
          <w:szCs w:val="28"/>
          <w:rtl/>
          <w:lang w:bidi="fa-IR"/>
        </w:rPr>
        <w:t>ی</w:t>
      </w:r>
      <w:r w:rsidRPr="00844FA1">
        <w:rPr>
          <w:rFonts w:cs="B Nazanin" w:hint="eastAsia"/>
          <w:sz w:val="28"/>
          <w:szCs w:val="28"/>
          <w:rtl/>
          <w:lang w:bidi="fa-IR"/>
        </w:rPr>
        <w:t>ژگ</w:t>
      </w:r>
      <w:r w:rsidRPr="00844FA1">
        <w:rPr>
          <w:rFonts w:cs="B Nazanin" w:hint="cs"/>
          <w:sz w:val="28"/>
          <w:szCs w:val="28"/>
          <w:rtl/>
          <w:lang w:bidi="fa-IR"/>
        </w:rPr>
        <w:t>ی‌</w:t>
      </w:r>
      <w:r w:rsidRPr="00844FA1">
        <w:rPr>
          <w:rFonts w:cs="B Nazanin"/>
          <w:sz w:val="28"/>
          <w:szCs w:val="28"/>
          <w:rtl/>
          <w:lang w:bidi="fa-IR"/>
        </w:rPr>
        <w:t xml:space="preserve"> </w:t>
      </w:r>
      <w:r w:rsidR="003C72C8">
        <w:rPr>
          <w:rFonts w:cs="B Nazanin" w:hint="cs"/>
          <w:sz w:val="28"/>
          <w:szCs w:val="28"/>
          <w:rtl/>
          <w:lang w:bidi="fa-IR"/>
        </w:rPr>
        <w:t>متفاوتی</w:t>
      </w:r>
      <w:r w:rsidR="003C72C8" w:rsidRPr="00844FA1">
        <w:rPr>
          <w:rFonts w:cs="B Nazanin"/>
          <w:sz w:val="28"/>
          <w:szCs w:val="28"/>
          <w:rtl/>
          <w:lang w:bidi="fa-IR"/>
        </w:rPr>
        <w:t xml:space="preserve"> </w:t>
      </w:r>
      <w:r w:rsidR="003C72C8">
        <w:rPr>
          <w:rFonts w:cs="B Nazanin" w:hint="cs"/>
          <w:sz w:val="28"/>
          <w:szCs w:val="28"/>
          <w:rtl/>
          <w:lang w:bidi="fa-IR"/>
        </w:rPr>
        <w:t>بگیرند</w:t>
      </w:r>
      <w:r w:rsidRPr="00844FA1">
        <w:rPr>
          <w:rFonts w:cs="B Nazanin"/>
          <w:sz w:val="28"/>
          <w:szCs w:val="28"/>
          <w:rtl/>
          <w:lang w:bidi="fa-IR"/>
        </w:rPr>
        <w:t>.</w:t>
      </w:r>
      <w:r w:rsidR="003C72C8">
        <w:rPr>
          <w:rFonts w:cs="B Nazanin" w:hint="cs"/>
          <w:sz w:val="28"/>
          <w:szCs w:val="28"/>
          <w:rtl/>
          <w:lang w:bidi="fa-IR"/>
        </w:rPr>
        <w:t xml:space="preserve"> </w:t>
      </w:r>
      <w:r w:rsidR="003C72C8" w:rsidRPr="00844FA1">
        <w:rPr>
          <w:rFonts w:cs="B Nazanin" w:hint="cs"/>
          <w:sz w:val="28"/>
          <w:szCs w:val="28"/>
          <w:rtl/>
          <w:lang w:bidi="fa-IR"/>
        </w:rPr>
        <w:t>برای مثال</w:t>
      </w:r>
      <w:r w:rsidR="003C72C8">
        <w:rPr>
          <w:rFonts w:cs="B Nazanin" w:hint="cs"/>
          <w:sz w:val="28"/>
          <w:szCs w:val="28"/>
          <w:rtl/>
          <w:lang w:bidi="fa-IR"/>
        </w:rPr>
        <w:t xml:space="preserve"> در مجموعه</w:t>
      </w:r>
      <w:r w:rsidR="003C72C8" w:rsidRPr="00844FA1">
        <w:rPr>
          <w:rFonts w:cs="B Nazanin"/>
          <w:sz w:val="28"/>
          <w:szCs w:val="28"/>
          <w:rtl/>
          <w:lang w:bidi="fa-IR"/>
        </w:rPr>
        <w:t xml:space="preserve"> داده</w:t>
      </w:r>
      <w:r w:rsidR="003C72C8" w:rsidRPr="00844FA1">
        <w:rPr>
          <w:rFonts w:cs="B Nazanin" w:hint="cs"/>
          <w:sz w:val="28"/>
          <w:szCs w:val="28"/>
          <w:rtl/>
          <w:lang w:bidi="fa-IR"/>
        </w:rPr>
        <w:t>‌ی</w:t>
      </w:r>
      <w:r w:rsidR="003C72C8" w:rsidRPr="00844FA1">
        <w:rPr>
          <w:rFonts w:cs="B Nazanin"/>
          <w:sz w:val="28"/>
          <w:szCs w:val="28"/>
          <w:rtl/>
          <w:lang w:bidi="fa-IR"/>
        </w:rPr>
        <w:t xml:space="preserve"> ف</w:t>
      </w:r>
      <w:r w:rsidR="003C72C8" w:rsidRPr="00844FA1">
        <w:rPr>
          <w:rFonts w:cs="B Nazanin" w:hint="cs"/>
          <w:sz w:val="28"/>
          <w:szCs w:val="28"/>
          <w:rtl/>
          <w:lang w:bidi="fa-IR"/>
        </w:rPr>
        <w:t>ی</w:t>
      </w:r>
      <w:r w:rsidR="003C72C8" w:rsidRPr="00844FA1">
        <w:rPr>
          <w:rFonts w:cs="B Nazanin" w:hint="eastAsia"/>
          <w:sz w:val="28"/>
          <w:szCs w:val="28"/>
          <w:rtl/>
          <w:lang w:bidi="fa-IR"/>
        </w:rPr>
        <w:t>لم</w:t>
      </w:r>
      <w:r w:rsidR="003C72C8" w:rsidRPr="00844FA1">
        <w:rPr>
          <w:rFonts w:cs="B Nazanin"/>
          <w:sz w:val="28"/>
          <w:szCs w:val="28"/>
          <w:rtl/>
          <w:lang w:bidi="fa-IR"/>
        </w:rPr>
        <w:t xml:space="preserve"> </w:t>
      </w:r>
      <w:r w:rsidR="003C72C8" w:rsidRPr="00844FA1">
        <w:rPr>
          <w:rFonts w:cs="B Nazanin"/>
          <w:sz w:val="28"/>
          <w:szCs w:val="28"/>
          <w:lang w:bidi="fa-IR"/>
        </w:rPr>
        <w:t>IMDB</w:t>
      </w:r>
      <w:r w:rsidR="003C72C8">
        <w:rPr>
          <w:rFonts w:cs="B Nazanin" w:hint="cs"/>
          <w:sz w:val="28"/>
          <w:szCs w:val="28"/>
          <w:rtl/>
          <w:lang w:bidi="fa-IR"/>
        </w:rPr>
        <w:t xml:space="preserve"> </w:t>
      </w:r>
      <w:r w:rsidR="003C72C8" w:rsidRPr="00844FA1">
        <w:rPr>
          <w:rFonts w:cs="B Nazanin"/>
          <w:sz w:val="28"/>
          <w:szCs w:val="28"/>
          <w:rtl/>
          <w:lang w:bidi="fa-IR"/>
        </w:rPr>
        <w:t>و</w:t>
      </w:r>
      <w:r w:rsidR="003C72C8" w:rsidRPr="00844FA1">
        <w:rPr>
          <w:rFonts w:cs="B Nazanin" w:hint="cs"/>
          <w:sz w:val="28"/>
          <w:szCs w:val="28"/>
          <w:rtl/>
          <w:lang w:bidi="fa-IR"/>
        </w:rPr>
        <w:t>ی</w:t>
      </w:r>
      <w:r w:rsidR="003C72C8" w:rsidRPr="00844FA1">
        <w:rPr>
          <w:rFonts w:cs="B Nazanin" w:hint="eastAsia"/>
          <w:sz w:val="28"/>
          <w:szCs w:val="28"/>
          <w:rtl/>
          <w:lang w:bidi="fa-IR"/>
        </w:rPr>
        <w:t>ژگ</w:t>
      </w:r>
      <w:r w:rsidR="003C72C8" w:rsidRPr="00844FA1">
        <w:rPr>
          <w:rFonts w:cs="B Nazanin" w:hint="cs"/>
          <w:sz w:val="28"/>
          <w:szCs w:val="28"/>
          <w:rtl/>
          <w:lang w:bidi="fa-IR"/>
        </w:rPr>
        <w:t>ی</w:t>
      </w:r>
      <w:r w:rsidR="003C72C8" w:rsidRPr="00844FA1">
        <w:rPr>
          <w:rFonts w:cs="B Nazanin"/>
          <w:sz w:val="28"/>
          <w:szCs w:val="28"/>
          <w:rtl/>
          <w:lang w:bidi="fa-IR"/>
        </w:rPr>
        <w:t xml:space="preserve"> باز</w:t>
      </w:r>
      <w:r w:rsidR="003C72C8" w:rsidRPr="00844FA1">
        <w:rPr>
          <w:rFonts w:cs="B Nazanin" w:hint="cs"/>
          <w:sz w:val="28"/>
          <w:szCs w:val="28"/>
          <w:rtl/>
          <w:lang w:bidi="fa-IR"/>
        </w:rPr>
        <w:t>ی</w:t>
      </w:r>
      <w:r w:rsidR="003C72C8" w:rsidRPr="00844FA1">
        <w:rPr>
          <w:rFonts w:cs="B Nazanin" w:hint="eastAsia"/>
          <w:sz w:val="28"/>
          <w:szCs w:val="28"/>
          <w:rtl/>
          <w:lang w:bidi="fa-IR"/>
        </w:rPr>
        <w:t>گر</w:t>
      </w:r>
      <w:r w:rsidR="003C72C8" w:rsidRPr="00844FA1">
        <w:rPr>
          <w:rFonts w:cs="B Nazanin"/>
          <w:sz w:val="28"/>
          <w:szCs w:val="28"/>
          <w:rtl/>
          <w:lang w:bidi="fa-IR"/>
        </w:rPr>
        <w:t xml:space="preserve"> ممکن است </w:t>
      </w:r>
      <w:r w:rsidR="003C72C8" w:rsidRPr="00844FA1">
        <w:rPr>
          <w:rFonts w:cs="B Nazanin" w:hint="cs"/>
          <w:sz w:val="28"/>
          <w:szCs w:val="28"/>
          <w:rtl/>
          <w:lang w:bidi="fa-IR"/>
        </w:rPr>
        <w:t>شامل</w:t>
      </w:r>
      <w:r w:rsidR="003C72C8" w:rsidRPr="00844FA1">
        <w:rPr>
          <w:rFonts w:cs="B Nazanin"/>
          <w:sz w:val="28"/>
          <w:szCs w:val="28"/>
          <w:rtl/>
          <w:lang w:bidi="fa-IR"/>
        </w:rPr>
        <w:t xml:space="preserve"> جنس ، سن و مل</w:t>
      </w:r>
      <w:r w:rsidR="003C72C8" w:rsidRPr="00844FA1">
        <w:rPr>
          <w:rFonts w:cs="B Nazanin" w:hint="cs"/>
          <w:sz w:val="28"/>
          <w:szCs w:val="28"/>
          <w:rtl/>
          <w:lang w:bidi="fa-IR"/>
        </w:rPr>
        <w:t>ی</w:t>
      </w:r>
      <w:r w:rsidR="003C72C8" w:rsidRPr="00844FA1">
        <w:rPr>
          <w:rFonts w:cs="B Nazanin" w:hint="eastAsia"/>
          <w:sz w:val="28"/>
          <w:szCs w:val="28"/>
          <w:rtl/>
          <w:lang w:bidi="fa-IR"/>
        </w:rPr>
        <w:t>ت</w:t>
      </w:r>
      <w:r w:rsidR="003C72C8" w:rsidRPr="00844FA1">
        <w:rPr>
          <w:rFonts w:cs="B Nazanin"/>
          <w:sz w:val="28"/>
          <w:szCs w:val="28"/>
          <w:rtl/>
          <w:lang w:bidi="fa-IR"/>
        </w:rPr>
        <w:t xml:space="preserve"> باشد.</w:t>
      </w:r>
      <w:r w:rsidR="003C72C8" w:rsidRPr="00844FA1">
        <w:rPr>
          <w:rFonts w:cs="B Nazanin" w:hint="cs"/>
          <w:sz w:val="28"/>
          <w:szCs w:val="28"/>
          <w:rtl/>
          <w:lang w:bidi="fa-IR"/>
        </w:rPr>
        <w:t xml:space="preserve"> </w:t>
      </w:r>
      <w:r w:rsidR="003C72C8" w:rsidRPr="00844FA1">
        <w:rPr>
          <w:rFonts w:cs="B Nazanin"/>
          <w:sz w:val="28"/>
          <w:szCs w:val="28"/>
          <w:rtl/>
          <w:lang w:bidi="fa-IR"/>
        </w:rPr>
        <w:t>از طرف د</w:t>
      </w:r>
      <w:r w:rsidR="003C72C8" w:rsidRPr="00844FA1">
        <w:rPr>
          <w:rFonts w:cs="B Nazanin" w:hint="cs"/>
          <w:sz w:val="28"/>
          <w:szCs w:val="28"/>
          <w:rtl/>
          <w:lang w:bidi="fa-IR"/>
        </w:rPr>
        <w:t>ی</w:t>
      </w:r>
      <w:r w:rsidR="003C72C8" w:rsidRPr="00844FA1">
        <w:rPr>
          <w:rFonts w:cs="B Nazanin" w:hint="eastAsia"/>
          <w:sz w:val="28"/>
          <w:szCs w:val="28"/>
          <w:rtl/>
          <w:lang w:bidi="fa-IR"/>
        </w:rPr>
        <w:t>گر</w:t>
      </w:r>
      <w:r w:rsidR="003C72C8" w:rsidRPr="00844FA1">
        <w:rPr>
          <w:rFonts w:cs="B Nazanin"/>
          <w:sz w:val="28"/>
          <w:szCs w:val="28"/>
          <w:rtl/>
          <w:lang w:bidi="fa-IR"/>
        </w:rPr>
        <w:t xml:space="preserve"> ، و</w:t>
      </w:r>
      <w:r w:rsidR="003C72C8" w:rsidRPr="00844FA1">
        <w:rPr>
          <w:rFonts w:cs="B Nazanin" w:hint="cs"/>
          <w:sz w:val="28"/>
          <w:szCs w:val="28"/>
          <w:rtl/>
          <w:lang w:bidi="fa-IR"/>
        </w:rPr>
        <w:t>ی</w:t>
      </w:r>
      <w:r w:rsidR="003C72C8" w:rsidRPr="00844FA1">
        <w:rPr>
          <w:rFonts w:cs="B Nazanin" w:hint="eastAsia"/>
          <w:sz w:val="28"/>
          <w:szCs w:val="28"/>
          <w:rtl/>
          <w:lang w:bidi="fa-IR"/>
        </w:rPr>
        <w:t>ژگ</w:t>
      </w:r>
      <w:r w:rsidR="003C72C8" w:rsidRPr="00844FA1">
        <w:rPr>
          <w:rFonts w:cs="B Nazanin" w:hint="cs"/>
          <w:sz w:val="28"/>
          <w:szCs w:val="28"/>
          <w:rtl/>
          <w:lang w:bidi="fa-IR"/>
        </w:rPr>
        <w:t>ی</w:t>
      </w:r>
      <w:r w:rsidR="003C72C8" w:rsidRPr="00844FA1">
        <w:rPr>
          <w:rFonts w:cs="B Nazanin"/>
          <w:sz w:val="28"/>
          <w:szCs w:val="28"/>
          <w:rtl/>
          <w:lang w:bidi="fa-IR"/>
        </w:rPr>
        <w:t xml:space="preserve"> ف</w:t>
      </w:r>
      <w:r w:rsidR="003C72C8" w:rsidRPr="00844FA1">
        <w:rPr>
          <w:rFonts w:cs="B Nazanin" w:hint="cs"/>
          <w:sz w:val="28"/>
          <w:szCs w:val="28"/>
          <w:rtl/>
          <w:lang w:bidi="fa-IR"/>
        </w:rPr>
        <w:t>ی</w:t>
      </w:r>
      <w:r w:rsidR="003C72C8" w:rsidRPr="00844FA1">
        <w:rPr>
          <w:rFonts w:cs="B Nazanin" w:hint="eastAsia"/>
          <w:sz w:val="28"/>
          <w:szCs w:val="28"/>
          <w:rtl/>
          <w:lang w:bidi="fa-IR"/>
        </w:rPr>
        <w:t>لم</w:t>
      </w:r>
      <w:r w:rsidR="003C72C8" w:rsidRPr="00844FA1">
        <w:rPr>
          <w:rFonts w:cs="B Nazanin"/>
          <w:sz w:val="28"/>
          <w:szCs w:val="28"/>
          <w:rtl/>
          <w:lang w:bidi="fa-IR"/>
        </w:rPr>
        <w:t xml:space="preserve"> ممکن است </w:t>
      </w:r>
      <w:r w:rsidR="003C72C8" w:rsidRPr="00844FA1">
        <w:rPr>
          <w:rFonts w:cs="B Nazanin" w:hint="cs"/>
          <w:sz w:val="28"/>
          <w:szCs w:val="28"/>
          <w:rtl/>
          <w:lang w:bidi="fa-IR"/>
        </w:rPr>
        <w:t>شامل</w:t>
      </w:r>
      <w:r w:rsidR="003C72C8" w:rsidRPr="00844FA1">
        <w:rPr>
          <w:rFonts w:cs="B Nazanin"/>
          <w:sz w:val="28"/>
          <w:szCs w:val="28"/>
          <w:rtl/>
          <w:lang w:bidi="fa-IR"/>
        </w:rPr>
        <w:t xml:space="preserve"> طرح </w:t>
      </w:r>
      <w:r w:rsidR="003C72C8" w:rsidRPr="00844FA1">
        <w:rPr>
          <w:rFonts w:cs="B Nazanin"/>
          <w:sz w:val="28"/>
          <w:szCs w:val="28"/>
          <w:lang w:bidi="fa-IR"/>
        </w:rPr>
        <w:t>(plot)</w:t>
      </w:r>
      <w:r w:rsidR="003C72C8" w:rsidRPr="00844FA1">
        <w:rPr>
          <w:rFonts w:cs="B Nazanin" w:hint="cs"/>
          <w:sz w:val="28"/>
          <w:szCs w:val="28"/>
          <w:rtl/>
          <w:lang w:bidi="fa-IR"/>
        </w:rPr>
        <w:t xml:space="preserve"> </w:t>
      </w:r>
      <w:r w:rsidR="003C72C8" w:rsidRPr="00844FA1">
        <w:rPr>
          <w:rFonts w:cs="B Nazanin"/>
          <w:sz w:val="28"/>
          <w:szCs w:val="28"/>
          <w:rtl/>
          <w:lang w:bidi="fa-IR"/>
        </w:rPr>
        <w:t>و باز</w:t>
      </w:r>
      <w:r w:rsidR="003C72C8" w:rsidRPr="00844FA1">
        <w:rPr>
          <w:rFonts w:cs="B Nazanin" w:hint="cs"/>
          <w:sz w:val="28"/>
          <w:szCs w:val="28"/>
          <w:rtl/>
          <w:lang w:bidi="fa-IR"/>
        </w:rPr>
        <w:t>ی</w:t>
      </w:r>
      <w:r w:rsidR="003C72C8" w:rsidRPr="00844FA1">
        <w:rPr>
          <w:rFonts w:cs="B Nazanin" w:hint="eastAsia"/>
          <w:sz w:val="28"/>
          <w:szCs w:val="28"/>
          <w:rtl/>
          <w:lang w:bidi="fa-IR"/>
        </w:rPr>
        <w:t>گران</w:t>
      </w:r>
      <w:r w:rsidR="003C72C8" w:rsidRPr="00844FA1">
        <w:rPr>
          <w:rFonts w:cs="B Nazanin"/>
          <w:sz w:val="28"/>
          <w:szCs w:val="28"/>
          <w:rtl/>
          <w:lang w:bidi="fa-IR"/>
        </w:rPr>
        <w:t xml:space="preserve"> باشد.</w:t>
      </w:r>
      <w:r w:rsidR="003C72C8" w:rsidRPr="00844FA1">
        <w:rPr>
          <w:rFonts w:cs="B Nazanin" w:hint="cs"/>
          <w:sz w:val="28"/>
          <w:szCs w:val="28"/>
          <w:rtl/>
          <w:lang w:bidi="fa-IR"/>
        </w:rPr>
        <w:t xml:space="preserve"> </w:t>
      </w:r>
      <w:bookmarkStart w:id="22" w:name="_Hlk72146994"/>
      <w:r w:rsidR="004E420A" w:rsidRPr="00844FA1">
        <w:rPr>
          <w:rFonts w:cs="B Nazanin" w:hint="cs"/>
          <w:sz w:val="28"/>
          <w:szCs w:val="28"/>
          <w:rtl/>
          <w:lang w:bidi="fa-IR"/>
        </w:rPr>
        <w:t>ی</w:t>
      </w:r>
      <w:r w:rsidR="004E420A" w:rsidRPr="00844FA1">
        <w:rPr>
          <w:rFonts w:cs="B Nazanin" w:hint="eastAsia"/>
          <w:sz w:val="28"/>
          <w:szCs w:val="28"/>
          <w:rtl/>
          <w:lang w:bidi="fa-IR"/>
        </w:rPr>
        <w:t>ک</w:t>
      </w:r>
      <w:r w:rsidR="004E420A" w:rsidRPr="00844FA1">
        <w:rPr>
          <w:rFonts w:cs="B Nazanin"/>
          <w:sz w:val="28"/>
          <w:szCs w:val="28"/>
          <w:rtl/>
          <w:lang w:bidi="fa-IR"/>
        </w:rPr>
        <w:t xml:space="preserve"> </w:t>
      </w:r>
      <w:r w:rsidR="004E420A" w:rsidRPr="00844FA1">
        <w:rPr>
          <w:rFonts w:cs="B Nazanin" w:hint="cs"/>
          <w:sz w:val="28"/>
          <w:szCs w:val="28"/>
          <w:rtl/>
          <w:lang w:bidi="fa-IR"/>
        </w:rPr>
        <w:t>گراف نامتجانس</w:t>
      </w:r>
      <w:r w:rsidR="004E420A" w:rsidRPr="00844FA1">
        <w:rPr>
          <w:rFonts w:cs="B Nazanin"/>
          <w:sz w:val="28"/>
          <w:szCs w:val="28"/>
          <w:rtl/>
          <w:lang w:bidi="fa-IR"/>
        </w:rPr>
        <w:t xml:space="preserve"> ، که ب</w:t>
      </w:r>
      <w:r w:rsidR="004E420A" w:rsidRPr="00844FA1">
        <w:rPr>
          <w:rFonts w:cs="B Nazanin" w:hint="cs"/>
          <w:sz w:val="28"/>
          <w:szCs w:val="28"/>
          <w:rtl/>
          <w:lang w:bidi="fa-IR"/>
        </w:rPr>
        <w:t>ا</w:t>
      </w:r>
      <w:r w:rsidR="004E420A" w:rsidRPr="00844FA1">
        <w:rPr>
          <w:rFonts w:cs="B Nazanin"/>
          <w:sz w:val="28"/>
          <w:szCs w:val="28"/>
          <w:rtl/>
          <w:lang w:bidi="fa-IR"/>
        </w:rPr>
        <w:t xml:space="preserve"> </w:t>
      </w:r>
      <w:r w:rsidR="004E420A" w:rsidRPr="00844FA1">
        <w:rPr>
          <w:rFonts w:cs="B Nazanin"/>
          <w:sz w:val="28"/>
          <w:szCs w:val="28"/>
          <w:lang w:bidi="fa-IR"/>
        </w:rPr>
        <w:t>G = (V, E)</w:t>
      </w:r>
      <w:r w:rsidR="004E420A" w:rsidRPr="00844FA1">
        <w:rPr>
          <w:rFonts w:cs="B Nazanin"/>
          <w:sz w:val="28"/>
          <w:szCs w:val="28"/>
          <w:rtl/>
          <w:lang w:bidi="fa-IR"/>
        </w:rPr>
        <w:t xml:space="preserve"> </w:t>
      </w:r>
      <w:bookmarkEnd w:id="22"/>
      <w:r w:rsidR="004E420A" w:rsidRPr="00844FA1">
        <w:rPr>
          <w:rFonts w:cs="B Nazanin" w:hint="cs"/>
          <w:sz w:val="28"/>
          <w:szCs w:val="28"/>
          <w:rtl/>
          <w:lang w:bidi="fa-IR"/>
        </w:rPr>
        <w:t>مشخص</w:t>
      </w:r>
      <w:r w:rsidR="004E420A" w:rsidRPr="00844FA1">
        <w:rPr>
          <w:rFonts w:cs="B Nazanin"/>
          <w:sz w:val="28"/>
          <w:szCs w:val="28"/>
          <w:rtl/>
          <w:lang w:bidi="fa-IR"/>
        </w:rPr>
        <w:t xml:space="preserve"> م</w:t>
      </w:r>
      <w:r w:rsidR="004E420A" w:rsidRPr="00844FA1">
        <w:rPr>
          <w:rFonts w:cs="B Nazanin" w:hint="cs"/>
          <w:sz w:val="28"/>
          <w:szCs w:val="28"/>
          <w:rtl/>
          <w:lang w:bidi="fa-IR"/>
        </w:rPr>
        <w:t>ی‌</w:t>
      </w:r>
      <w:r w:rsidR="004E420A" w:rsidRPr="00844FA1">
        <w:rPr>
          <w:rFonts w:cs="B Nazanin"/>
          <w:sz w:val="28"/>
          <w:szCs w:val="28"/>
          <w:rtl/>
          <w:lang w:bidi="fa-IR"/>
        </w:rPr>
        <w:t xml:space="preserve">شود ، از </w:t>
      </w:r>
      <w:r w:rsidR="004E420A" w:rsidRPr="00844FA1">
        <w:rPr>
          <w:rFonts w:cs="B Nazanin" w:hint="cs"/>
          <w:sz w:val="28"/>
          <w:szCs w:val="28"/>
          <w:rtl/>
          <w:lang w:bidi="fa-IR"/>
        </w:rPr>
        <w:t>ی</w:t>
      </w:r>
      <w:r w:rsidR="004E420A" w:rsidRPr="00844FA1">
        <w:rPr>
          <w:rFonts w:cs="B Nazanin" w:hint="eastAsia"/>
          <w:sz w:val="28"/>
          <w:szCs w:val="28"/>
          <w:rtl/>
          <w:lang w:bidi="fa-IR"/>
        </w:rPr>
        <w:t>ک</w:t>
      </w:r>
      <w:r w:rsidR="004E420A" w:rsidRPr="00844FA1">
        <w:rPr>
          <w:rFonts w:cs="B Nazanin"/>
          <w:sz w:val="28"/>
          <w:szCs w:val="28"/>
          <w:rtl/>
          <w:lang w:bidi="fa-IR"/>
        </w:rPr>
        <w:t xml:space="preserve"> مجموعه ش</w:t>
      </w:r>
      <w:r w:rsidR="004E420A" w:rsidRPr="00844FA1">
        <w:rPr>
          <w:rFonts w:cs="B Nazanin" w:hint="cs"/>
          <w:sz w:val="28"/>
          <w:szCs w:val="28"/>
          <w:rtl/>
          <w:lang w:bidi="fa-IR"/>
        </w:rPr>
        <w:t>ی</w:t>
      </w:r>
      <w:r w:rsidR="004E420A" w:rsidRPr="00844FA1">
        <w:rPr>
          <w:rFonts w:cs="B Nazanin"/>
          <w:sz w:val="28"/>
          <w:szCs w:val="28"/>
          <w:rtl/>
          <w:lang w:bidi="fa-IR"/>
        </w:rPr>
        <w:t xml:space="preserve"> </w:t>
      </w:r>
      <w:r w:rsidR="004E420A" w:rsidRPr="00844FA1">
        <w:rPr>
          <w:rFonts w:cs="B Nazanin"/>
          <w:sz w:val="28"/>
          <w:szCs w:val="28"/>
          <w:lang w:bidi="fa-IR"/>
        </w:rPr>
        <w:t>V</w:t>
      </w:r>
      <w:r w:rsidR="004E420A" w:rsidRPr="00844FA1">
        <w:rPr>
          <w:rFonts w:cs="B Nazanin"/>
          <w:sz w:val="28"/>
          <w:szCs w:val="28"/>
          <w:rtl/>
          <w:lang w:bidi="fa-IR"/>
        </w:rPr>
        <w:t xml:space="preserve"> و </w:t>
      </w:r>
      <w:r w:rsidR="004E420A" w:rsidRPr="00844FA1">
        <w:rPr>
          <w:rFonts w:cs="B Nazanin" w:hint="cs"/>
          <w:sz w:val="28"/>
          <w:szCs w:val="28"/>
          <w:rtl/>
          <w:lang w:bidi="fa-IR"/>
        </w:rPr>
        <w:t>ی</w:t>
      </w:r>
      <w:r w:rsidR="004E420A" w:rsidRPr="00844FA1">
        <w:rPr>
          <w:rFonts w:cs="B Nazanin" w:hint="eastAsia"/>
          <w:sz w:val="28"/>
          <w:szCs w:val="28"/>
          <w:rtl/>
          <w:lang w:bidi="fa-IR"/>
        </w:rPr>
        <w:t>ک</w:t>
      </w:r>
      <w:r w:rsidR="004E420A" w:rsidRPr="00844FA1">
        <w:rPr>
          <w:rFonts w:cs="B Nazanin"/>
          <w:sz w:val="28"/>
          <w:szCs w:val="28"/>
          <w:rtl/>
          <w:lang w:bidi="fa-IR"/>
        </w:rPr>
        <w:t xml:space="preserve"> مجموعه </w:t>
      </w:r>
      <w:r w:rsidR="004E420A" w:rsidRPr="00844FA1">
        <w:rPr>
          <w:rFonts w:cs="B Nazanin" w:hint="cs"/>
          <w:sz w:val="28"/>
          <w:szCs w:val="28"/>
          <w:rtl/>
          <w:lang w:bidi="fa-IR"/>
        </w:rPr>
        <w:t>یال</w:t>
      </w:r>
      <w:r w:rsidR="004E420A" w:rsidRPr="00844FA1">
        <w:rPr>
          <w:rFonts w:cs="B Nazanin"/>
          <w:sz w:val="28"/>
          <w:szCs w:val="28"/>
          <w:rtl/>
          <w:lang w:bidi="fa-IR"/>
        </w:rPr>
        <w:t xml:space="preserve"> </w:t>
      </w:r>
      <w:r w:rsidR="004E420A" w:rsidRPr="00844FA1">
        <w:rPr>
          <w:rFonts w:cs="B Nazanin"/>
          <w:sz w:val="28"/>
          <w:szCs w:val="28"/>
          <w:lang w:bidi="fa-IR"/>
        </w:rPr>
        <w:t>E</w:t>
      </w:r>
      <w:r w:rsidR="004E420A" w:rsidRPr="00844FA1">
        <w:rPr>
          <w:rFonts w:cs="B Nazanin"/>
          <w:sz w:val="28"/>
          <w:szCs w:val="28"/>
          <w:rtl/>
          <w:lang w:bidi="fa-IR"/>
        </w:rPr>
        <w:t xml:space="preserve"> تشک</w:t>
      </w:r>
      <w:r w:rsidR="004E420A" w:rsidRPr="00844FA1">
        <w:rPr>
          <w:rFonts w:cs="B Nazanin" w:hint="cs"/>
          <w:sz w:val="28"/>
          <w:szCs w:val="28"/>
          <w:rtl/>
          <w:lang w:bidi="fa-IR"/>
        </w:rPr>
        <w:t>ی</w:t>
      </w:r>
      <w:r w:rsidR="004E420A" w:rsidRPr="00844FA1">
        <w:rPr>
          <w:rFonts w:cs="B Nazanin" w:hint="eastAsia"/>
          <w:sz w:val="28"/>
          <w:szCs w:val="28"/>
          <w:rtl/>
          <w:lang w:bidi="fa-IR"/>
        </w:rPr>
        <w:t>ل</w:t>
      </w:r>
      <w:r w:rsidR="004E420A" w:rsidRPr="00844FA1">
        <w:rPr>
          <w:rFonts w:cs="B Nazanin"/>
          <w:sz w:val="28"/>
          <w:szCs w:val="28"/>
          <w:rtl/>
          <w:lang w:bidi="fa-IR"/>
        </w:rPr>
        <w:t xml:space="preserve"> شده است.</w:t>
      </w:r>
      <w:r w:rsidR="004E420A" w:rsidRPr="00844FA1">
        <w:rPr>
          <w:rFonts w:cs="B Nazanin" w:hint="cs"/>
          <w:sz w:val="28"/>
          <w:szCs w:val="28"/>
          <w:rtl/>
          <w:lang w:bidi="fa-IR"/>
        </w:rPr>
        <w:t xml:space="preserve"> ی</w:t>
      </w:r>
      <w:r w:rsidR="004E420A" w:rsidRPr="00844FA1">
        <w:rPr>
          <w:rFonts w:cs="B Nazanin" w:hint="eastAsia"/>
          <w:sz w:val="28"/>
          <w:szCs w:val="28"/>
          <w:rtl/>
          <w:lang w:bidi="fa-IR"/>
        </w:rPr>
        <w:t>ک</w:t>
      </w:r>
      <w:r w:rsidR="004E420A" w:rsidRPr="00844FA1">
        <w:rPr>
          <w:rFonts w:cs="B Nazanin"/>
          <w:sz w:val="28"/>
          <w:szCs w:val="28"/>
          <w:rtl/>
          <w:lang w:bidi="fa-IR"/>
        </w:rPr>
        <w:t xml:space="preserve"> </w:t>
      </w:r>
      <w:r w:rsidR="004E420A" w:rsidRPr="00844FA1">
        <w:rPr>
          <w:rFonts w:cs="B Nazanin" w:hint="cs"/>
          <w:sz w:val="28"/>
          <w:szCs w:val="28"/>
          <w:rtl/>
          <w:lang w:bidi="fa-IR"/>
        </w:rPr>
        <w:t>گراف نامتجانس</w:t>
      </w:r>
      <w:r w:rsidR="004E420A" w:rsidRPr="00844FA1">
        <w:rPr>
          <w:rFonts w:cs="B Nazanin"/>
          <w:sz w:val="28"/>
          <w:szCs w:val="28"/>
          <w:rtl/>
          <w:lang w:bidi="fa-IR"/>
        </w:rPr>
        <w:t xml:space="preserve"> </w:t>
      </w:r>
      <w:r w:rsidR="004E420A" w:rsidRPr="00844FA1">
        <w:rPr>
          <w:rFonts w:cs="B Nazanin" w:hint="cs"/>
          <w:sz w:val="28"/>
          <w:szCs w:val="28"/>
          <w:rtl/>
          <w:lang w:bidi="fa-IR"/>
        </w:rPr>
        <w:t>همچنین</w:t>
      </w:r>
      <w:r w:rsidR="004E420A" w:rsidRPr="00844FA1">
        <w:rPr>
          <w:rFonts w:cs="B Nazanin"/>
          <w:sz w:val="28"/>
          <w:szCs w:val="28"/>
          <w:rtl/>
          <w:lang w:bidi="fa-IR"/>
        </w:rPr>
        <w:t xml:space="preserve"> با </w:t>
      </w:r>
      <w:r w:rsidR="004E420A" w:rsidRPr="00844FA1">
        <w:rPr>
          <w:rFonts w:cs="B Nazanin" w:hint="cs"/>
          <w:sz w:val="28"/>
          <w:szCs w:val="28"/>
          <w:rtl/>
          <w:lang w:bidi="fa-IR"/>
        </w:rPr>
        <w:t>ی</w:t>
      </w:r>
      <w:r w:rsidR="004E420A" w:rsidRPr="00844FA1">
        <w:rPr>
          <w:rFonts w:cs="B Nazanin" w:hint="eastAsia"/>
          <w:sz w:val="28"/>
          <w:szCs w:val="28"/>
          <w:rtl/>
          <w:lang w:bidi="fa-IR"/>
        </w:rPr>
        <w:t>ک</w:t>
      </w:r>
      <w:r w:rsidR="004E420A" w:rsidRPr="00844FA1">
        <w:rPr>
          <w:rFonts w:cs="B Nazanin"/>
          <w:sz w:val="28"/>
          <w:szCs w:val="28"/>
          <w:rtl/>
          <w:lang w:bidi="fa-IR"/>
        </w:rPr>
        <w:t xml:space="preserve"> تابع نگاشت نوع </w:t>
      </w:r>
      <w:r w:rsidR="00551C59">
        <w:rPr>
          <w:rFonts w:cs="B Nazanin" w:hint="cs"/>
          <w:sz w:val="28"/>
          <w:szCs w:val="28"/>
          <w:rtl/>
          <w:lang w:bidi="fa-IR"/>
        </w:rPr>
        <w:t>گره</w:t>
      </w:r>
      <w:r w:rsidR="004E420A" w:rsidRPr="00844FA1">
        <w:rPr>
          <w:rFonts w:cs="B Nazanin"/>
          <w:sz w:val="28"/>
          <w:szCs w:val="28"/>
          <w:rtl/>
          <w:lang w:bidi="fa-IR"/>
        </w:rPr>
        <w:t xml:space="preserve">: </w:t>
      </w:r>
      <w:r w:rsidR="004E420A" w:rsidRPr="00844FA1">
        <w:rPr>
          <w:rFonts w:ascii="Cambria Math" w:hAnsi="Cambria Math" w:cs="B Nazanin"/>
          <w:sz w:val="28"/>
          <w:szCs w:val="28"/>
          <w:lang w:bidi="fa-IR"/>
        </w:rPr>
        <w:t>𝜙</w:t>
      </w:r>
      <w:r w:rsidR="004E420A" w:rsidRPr="00844FA1">
        <w:rPr>
          <w:rFonts w:cs="B Nazanin"/>
          <w:sz w:val="28"/>
          <w:szCs w:val="28"/>
          <w:lang w:bidi="fa-IR"/>
        </w:rPr>
        <w:t xml:space="preserve"> : V → A</w:t>
      </w:r>
      <w:r w:rsidR="004E420A" w:rsidRPr="00844FA1">
        <w:rPr>
          <w:rFonts w:cs="B Nazanin"/>
          <w:sz w:val="28"/>
          <w:szCs w:val="28"/>
          <w:rtl/>
          <w:lang w:bidi="fa-IR"/>
        </w:rPr>
        <w:t xml:space="preserve"> و </w:t>
      </w:r>
      <w:r w:rsidR="004E420A" w:rsidRPr="00844FA1">
        <w:rPr>
          <w:rFonts w:cs="B Nazanin" w:hint="cs"/>
          <w:sz w:val="28"/>
          <w:szCs w:val="28"/>
          <w:rtl/>
          <w:lang w:bidi="fa-IR"/>
        </w:rPr>
        <w:t>ی</w:t>
      </w:r>
      <w:r w:rsidR="004E420A" w:rsidRPr="00844FA1">
        <w:rPr>
          <w:rFonts w:cs="B Nazanin" w:hint="eastAsia"/>
          <w:sz w:val="28"/>
          <w:szCs w:val="28"/>
          <w:rtl/>
          <w:lang w:bidi="fa-IR"/>
        </w:rPr>
        <w:t>ک</w:t>
      </w:r>
      <w:r w:rsidR="004E420A" w:rsidRPr="00844FA1">
        <w:rPr>
          <w:rFonts w:cs="B Nazanin"/>
          <w:sz w:val="28"/>
          <w:szCs w:val="28"/>
          <w:rtl/>
          <w:lang w:bidi="fa-IR"/>
        </w:rPr>
        <w:t xml:space="preserve"> تابع نگاشت نوع </w:t>
      </w:r>
      <w:r w:rsidR="004E420A" w:rsidRPr="00844FA1">
        <w:rPr>
          <w:rFonts w:cs="B Nazanin" w:hint="cs"/>
          <w:sz w:val="28"/>
          <w:szCs w:val="28"/>
          <w:rtl/>
          <w:lang w:bidi="fa-IR"/>
        </w:rPr>
        <w:t>یال</w:t>
      </w:r>
      <w:r w:rsidR="004E420A" w:rsidRPr="00844FA1">
        <w:rPr>
          <w:rFonts w:cs="B Nazanin"/>
          <w:sz w:val="28"/>
          <w:szCs w:val="28"/>
          <w:rtl/>
          <w:lang w:bidi="fa-IR"/>
        </w:rPr>
        <w:t xml:space="preserve"> </w:t>
      </w:r>
      <w:r w:rsidR="004E420A" w:rsidRPr="00844FA1">
        <w:rPr>
          <w:rFonts w:ascii="Cambria Math" w:hAnsi="Cambria Math" w:cs="B Nazanin"/>
          <w:sz w:val="28"/>
          <w:szCs w:val="28"/>
          <w:lang w:bidi="fa-IR"/>
        </w:rPr>
        <w:t>𝜓</w:t>
      </w:r>
      <w:r w:rsidR="004E420A" w:rsidRPr="00844FA1">
        <w:rPr>
          <w:rFonts w:cs="B Nazanin"/>
          <w:sz w:val="28"/>
          <w:szCs w:val="28"/>
          <w:lang w:bidi="fa-IR"/>
        </w:rPr>
        <w:t>: E → R</w:t>
      </w:r>
      <w:r w:rsidR="004E420A" w:rsidRPr="00844FA1">
        <w:rPr>
          <w:rFonts w:cs="B Nazanin" w:hint="cs"/>
          <w:sz w:val="28"/>
          <w:szCs w:val="28"/>
          <w:rtl/>
          <w:lang w:bidi="fa-IR"/>
        </w:rPr>
        <w:t xml:space="preserve"> </w:t>
      </w:r>
      <w:r w:rsidR="004E420A" w:rsidRPr="00844FA1">
        <w:rPr>
          <w:rFonts w:cs="B Nazanin"/>
          <w:sz w:val="28"/>
          <w:szCs w:val="28"/>
          <w:rtl/>
          <w:lang w:bidi="fa-IR"/>
        </w:rPr>
        <w:t>مرتبط است</w:t>
      </w:r>
      <w:r w:rsidR="004E420A" w:rsidRPr="00844FA1">
        <w:rPr>
          <w:rFonts w:cs="B Nazanin" w:hint="cs"/>
          <w:sz w:val="28"/>
          <w:szCs w:val="28"/>
          <w:rtl/>
          <w:lang w:bidi="fa-IR"/>
        </w:rPr>
        <w:t xml:space="preserve">. </w:t>
      </w:r>
      <w:r w:rsidR="004E420A" w:rsidRPr="00844FA1">
        <w:rPr>
          <w:rFonts w:cs="B Nazanin"/>
          <w:sz w:val="28"/>
          <w:szCs w:val="28"/>
          <w:lang w:bidi="fa-IR"/>
        </w:rPr>
        <w:t>A</w:t>
      </w:r>
      <w:r w:rsidR="004E420A" w:rsidRPr="00844FA1">
        <w:rPr>
          <w:rFonts w:cs="B Nazanin"/>
          <w:sz w:val="28"/>
          <w:szCs w:val="28"/>
          <w:rtl/>
          <w:lang w:bidi="fa-IR"/>
        </w:rPr>
        <w:t xml:space="preserve"> و </w:t>
      </w:r>
      <w:r w:rsidR="004E420A" w:rsidRPr="00844FA1">
        <w:rPr>
          <w:rFonts w:cs="B Nazanin"/>
          <w:sz w:val="28"/>
          <w:szCs w:val="28"/>
          <w:lang w:bidi="fa-IR"/>
        </w:rPr>
        <w:t>R</w:t>
      </w:r>
      <w:r w:rsidR="004E420A" w:rsidRPr="00844FA1">
        <w:rPr>
          <w:rFonts w:cs="B Nazanin"/>
          <w:sz w:val="28"/>
          <w:szCs w:val="28"/>
          <w:rtl/>
          <w:lang w:bidi="fa-IR"/>
        </w:rPr>
        <w:t xml:space="preserve"> مجموعه</w:t>
      </w:r>
      <w:r w:rsidR="004E420A" w:rsidRPr="00844FA1">
        <w:rPr>
          <w:rFonts w:cs="B Nazanin" w:hint="cs"/>
          <w:sz w:val="28"/>
          <w:szCs w:val="28"/>
          <w:rtl/>
          <w:lang w:bidi="fa-IR"/>
        </w:rPr>
        <w:t>‌</w:t>
      </w:r>
      <w:r w:rsidR="004E420A" w:rsidRPr="00844FA1">
        <w:rPr>
          <w:rFonts w:cs="B Nazanin"/>
          <w:sz w:val="28"/>
          <w:szCs w:val="28"/>
          <w:rtl/>
          <w:lang w:bidi="fa-IR"/>
        </w:rPr>
        <w:t>ا</w:t>
      </w:r>
      <w:r w:rsidR="004E420A" w:rsidRPr="00844FA1">
        <w:rPr>
          <w:rFonts w:cs="B Nazanin" w:hint="cs"/>
          <w:sz w:val="28"/>
          <w:szCs w:val="28"/>
          <w:rtl/>
          <w:lang w:bidi="fa-IR"/>
        </w:rPr>
        <w:t>ی</w:t>
      </w:r>
      <w:r w:rsidR="004E420A" w:rsidRPr="00844FA1">
        <w:rPr>
          <w:rFonts w:cs="B Nazanin"/>
          <w:sz w:val="28"/>
          <w:szCs w:val="28"/>
          <w:rtl/>
          <w:lang w:bidi="fa-IR"/>
        </w:rPr>
        <w:t xml:space="preserve"> از انواع ش</w:t>
      </w:r>
      <w:r w:rsidR="004E420A" w:rsidRPr="00844FA1">
        <w:rPr>
          <w:rFonts w:cs="B Nazanin" w:hint="cs"/>
          <w:sz w:val="28"/>
          <w:szCs w:val="28"/>
          <w:rtl/>
          <w:lang w:bidi="fa-IR"/>
        </w:rPr>
        <w:t>ی</w:t>
      </w:r>
      <w:r w:rsidR="004E420A" w:rsidRPr="00844FA1">
        <w:rPr>
          <w:rFonts w:cs="B Nazanin"/>
          <w:sz w:val="28"/>
          <w:szCs w:val="28"/>
          <w:rtl/>
          <w:lang w:bidi="fa-IR"/>
        </w:rPr>
        <w:t xml:space="preserve"> و انواع </w:t>
      </w:r>
      <w:r w:rsidR="004E420A" w:rsidRPr="00844FA1">
        <w:rPr>
          <w:rFonts w:cs="B Nazanin" w:hint="cs"/>
          <w:sz w:val="28"/>
          <w:szCs w:val="28"/>
          <w:rtl/>
          <w:lang w:bidi="fa-IR"/>
        </w:rPr>
        <w:t>یال</w:t>
      </w:r>
      <w:r w:rsidR="004E420A" w:rsidRPr="00844FA1">
        <w:rPr>
          <w:rFonts w:cs="B Nazanin"/>
          <w:sz w:val="28"/>
          <w:szCs w:val="28"/>
          <w:rtl/>
          <w:lang w:bidi="fa-IR"/>
        </w:rPr>
        <w:t xml:space="preserve"> از پ</w:t>
      </w:r>
      <w:r w:rsidR="004E420A" w:rsidRPr="00844FA1">
        <w:rPr>
          <w:rFonts w:cs="B Nazanin" w:hint="cs"/>
          <w:sz w:val="28"/>
          <w:szCs w:val="28"/>
          <w:rtl/>
          <w:lang w:bidi="fa-IR"/>
        </w:rPr>
        <w:t>ی</w:t>
      </w:r>
      <w:r w:rsidR="004E420A" w:rsidRPr="00844FA1">
        <w:rPr>
          <w:rFonts w:cs="B Nazanin" w:hint="eastAsia"/>
          <w:sz w:val="28"/>
          <w:szCs w:val="28"/>
          <w:rtl/>
          <w:lang w:bidi="fa-IR"/>
        </w:rPr>
        <w:t>ش</w:t>
      </w:r>
      <w:r w:rsidR="004E420A" w:rsidRPr="00844FA1">
        <w:rPr>
          <w:rFonts w:cs="B Nazanin"/>
          <w:sz w:val="28"/>
          <w:szCs w:val="28"/>
          <w:rtl/>
          <w:lang w:bidi="fa-IR"/>
        </w:rPr>
        <w:t xml:space="preserve"> تعر</w:t>
      </w:r>
      <w:r w:rsidR="004E420A" w:rsidRPr="00844FA1">
        <w:rPr>
          <w:rFonts w:cs="B Nazanin" w:hint="cs"/>
          <w:sz w:val="28"/>
          <w:szCs w:val="28"/>
          <w:rtl/>
          <w:lang w:bidi="fa-IR"/>
        </w:rPr>
        <w:t>ی</w:t>
      </w:r>
      <w:r w:rsidR="004E420A" w:rsidRPr="00844FA1">
        <w:rPr>
          <w:rFonts w:cs="B Nazanin" w:hint="eastAsia"/>
          <w:sz w:val="28"/>
          <w:szCs w:val="28"/>
          <w:rtl/>
          <w:lang w:bidi="fa-IR"/>
        </w:rPr>
        <w:t>ف</w:t>
      </w:r>
      <w:r w:rsidR="004E420A" w:rsidRPr="00844FA1">
        <w:rPr>
          <w:rFonts w:cs="B Nazanin"/>
          <w:sz w:val="28"/>
          <w:szCs w:val="28"/>
          <w:rtl/>
          <w:lang w:bidi="fa-IR"/>
        </w:rPr>
        <w:t xml:space="preserve"> شده را نشان م</w:t>
      </w:r>
      <w:r w:rsidR="004E420A" w:rsidRPr="00844FA1">
        <w:rPr>
          <w:rFonts w:cs="B Nazanin" w:hint="cs"/>
          <w:sz w:val="28"/>
          <w:szCs w:val="28"/>
          <w:rtl/>
          <w:lang w:bidi="fa-IR"/>
        </w:rPr>
        <w:t>ی</w:t>
      </w:r>
      <w:r w:rsidR="004E420A" w:rsidRPr="00844FA1">
        <w:rPr>
          <w:rFonts w:cs="B Nazanin"/>
          <w:sz w:val="28"/>
          <w:szCs w:val="28"/>
          <w:rtl/>
          <w:lang w:bidi="fa-IR"/>
        </w:rPr>
        <w:t xml:space="preserve"> دهد ، </w:t>
      </w:r>
      <w:r w:rsidR="004E420A" w:rsidRPr="00844FA1">
        <w:rPr>
          <w:rFonts w:cs="B Nazanin" w:hint="cs"/>
          <w:sz w:val="28"/>
          <w:szCs w:val="28"/>
          <w:rtl/>
          <w:lang w:bidi="fa-IR"/>
        </w:rPr>
        <w:t>بطوری‌ که</w:t>
      </w:r>
      <w:r w:rsidR="004E420A" w:rsidRPr="00844FA1">
        <w:rPr>
          <w:rFonts w:cs="B Nazanin"/>
          <w:sz w:val="28"/>
          <w:szCs w:val="28"/>
          <w:rtl/>
          <w:lang w:bidi="fa-IR"/>
        </w:rPr>
        <w:t xml:space="preserve"> </w:t>
      </w:r>
      <w:r w:rsidR="004E420A" w:rsidRPr="00844FA1">
        <w:rPr>
          <w:rFonts w:cs="B Nazanin"/>
          <w:sz w:val="28"/>
          <w:szCs w:val="28"/>
          <w:lang w:bidi="fa-IR"/>
        </w:rPr>
        <w:t>|A|  + |R| &gt; 2</w:t>
      </w:r>
      <w:r w:rsidR="004E420A" w:rsidRPr="00844FA1">
        <w:rPr>
          <w:rFonts w:cs="B Nazanin" w:hint="cs"/>
          <w:sz w:val="28"/>
          <w:szCs w:val="28"/>
          <w:rtl/>
          <w:lang w:bidi="fa-IR"/>
        </w:rPr>
        <w:t>.</w:t>
      </w:r>
    </w:p>
    <w:p w14:paraId="55109F0F" w14:textId="28610345" w:rsidR="005C01F0" w:rsidRDefault="005C01F0" w:rsidP="00B4535B">
      <w:pPr>
        <w:bidi/>
        <w:jc w:val="center"/>
        <w:rPr>
          <w:rFonts w:cs="B Nazanin"/>
          <w:sz w:val="28"/>
          <w:szCs w:val="28"/>
          <w:rtl/>
          <w:lang w:bidi="fa-IR"/>
        </w:rPr>
      </w:pPr>
      <w:r w:rsidRPr="00844FA1">
        <w:rPr>
          <w:rFonts w:cs="B Nazanin"/>
          <w:noProof/>
          <w:sz w:val="28"/>
          <w:szCs w:val="28"/>
          <w:rtl/>
          <w:lang w:bidi="fa-IR"/>
        </w:rPr>
        <w:drawing>
          <wp:inline distT="0" distB="0" distL="0" distR="0" wp14:anchorId="3C91CCDB" wp14:editId="7C721CBF">
            <wp:extent cx="3933825" cy="1800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4376" cy="1800477"/>
                    </a:xfrm>
                    <a:prstGeom prst="rect">
                      <a:avLst/>
                    </a:prstGeom>
                  </pic:spPr>
                </pic:pic>
              </a:graphicData>
            </a:graphic>
          </wp:inline>
        </w:drawing>
      </w:r>
    </w:p>
    <w:p w14:paraId="6A0E05AC" w14:textId="6AA0BD4E" w:rsidR="005C01F0" w:rsidRPr="00B4535B" w:rsidRDefault="005C01F0" w:rsidP="00B4535B">
      <w:pPr>
        <w:bidi/>
        <w:spacing w:line="240" w:lineRule="auto"/>
        <w:jc w:val="center"/>
        <w:rPr>
          <w:rFonts w:cs="B Nazanin"/>
          <w:rtl/>
          <w:lang w:bidi="fa-IR"/>
        </w:rPr>
      </w:pPr>
      <w:r w:rsidRPr="00B4535B">
        <w:rPr>
          <w:rFonts w:cs="B Nazanin"/>
          <w:b/>
          <w:bCs/>
          <w:rtl/>
          <w:lang w:bidi="fa-IR"/>
        </w:rPr>
        <w:t xml:space="preserve">شکل </w:t>
      </w:r>
      <w:r w:rsidR="001018F7">
        <w:rPr>
          <w:rFonts w:cs="B Nazanin" w:hint="cs"/>
          <w:b/>
          <w:bCs/>
          <w:rtl/>
          <w:lang w:bidi="fa-IR"/>
        </w:rPr>
        <w:t>2.1</w:t>
      </w:r>
      <w:r w:rsidRPr="00B4535B">
        <w:rPr>
          <w:rFonts w:cs="B Nazanin"/>
          <w:b/>
          <w:bCs/>
          <w:rtl/>
          <w:lang w:bidi="fa-IR"/>
        </w:rPr>
        <w:t>:</w:t>
      </w:r>
      <w:r w:rsidRPr="00B4535B">
        <w:rPr>
          <w:rFonts w:cs="B Nazanin"/>
          <w:rtl/>
          <w:lang w:bidi="fa-IR"/>
        </w:rPr>
        <w:t xml:space="preserve"> </w:t>
      </w:r>
      <w:r w:rsidRPr="00B4535B">
        <w:rPr>
          <w:rFonts w:cs="B Nazanin" w:hint="cs"/>
          <w:rtl/>
          <w:lang w:bidi="fa-IR"/>
        </w:rPr>
        <w:t>مثالی</w:t>
      </w:r>
      <w:r w:rsidRPr="00B4535B">
        <w:rPr>
          <w:rFonts w:cs="B Nazanin"/>
          <w:rtl/>
          <w:lang w:bidi="fa-IR"/>
        </w:rPr>
        <w:t xml:space="preserve"> از </w:t>
      </w:r>
      <w:r w:rsidR="002C2868">
        <w:rPr>
          <w:rFonts w:cs="B Nazanin" w:hint="cs"/>
          <w:rtl/>
          <w:lang w:bidi="fa-IR"/>
        </w:rPr>
        <w:t>گراف</w:t>
      </w:r>
      <w:r w:rsidRPr="00B4535B">
        <w:rPr>
          <w:rFonts w:cs="B Nazanin" w:hint="cs"/>
          <w:rtl/>
          <w:lang w:bidi="fa-IR"/>
        </w:rPr>
        <w:t xml:space="preserve"> نامتجانس</w:t>
      </w:r>
      <w:r w:rsidRPr="00B4535B">
        <w:rPr>
          <w:rFonts w:cs="B Nazanin"/>
          <w:rtl/>
          <w:lang w:bidi="fa-IR"/>
        </w:rPr>
        <w:t xml:space="preserve"> (</w:t>
      </w:r>
      <w:r w:rsidRPr="00B4535B">
        <w:rPr>
          <w:rFonts w:cs="B Nazanin"/>
          <w:lang w:bidi="fa-IR"/>
        </w:rPr>
        <w:t>IMDB</w:t>
      </w:r>
      <w:r w:rsidRPr="00B4535B">
        <w:rPr>
          <w:rFonts w:cs="B Nazanin"/>
          <w:rtl/>
          <w:lang w:bidi="fa-IR"/>
        </w:rPr>
        <w:t>).</w:t>
      </w:r>
      <w:r w:rsidR="00B4535B">
        <w:rPr>
          <w:rFonts w:cs="B Nazanin" w:hint="cs"/>
          <w:rtl/>
          <w:lang w:bidi="fa-IR"/>
        </w:rPr>
        <w:t xml:space="preserve"> </w:t>
      </w:r>
      <w:r w:rsidRPr="00B4535B">
        <w:rPr>
          <w:rFonts w:cs="B Nazanin"/>
          <w:rtl/>
          <w:lang w:bidi="fa-IR"/>
        </w:rPr>
        <w:t>(</w:t>
      </w:r>
      <w:r w:rsidRPr="00B4535B">
        <w:rPr>
          <w:rFonts w:cs="B Nazanin"/>
          <w:lang w:bidi="fa-IR"/>
        </w:rPr>
        <w:t>a</w:t>
      </w:r>
      <w:r w:rsidRPr="00B4535B">
        <w:rPr>
          <w:rFonts w:cs="B Nazanin"/>
          <w:rtl/>
          <w:lang w:bidi="fa-IR"/>
        </w:rPr>
        <w:t xml:space="preserve">) سه نوع </w:t>
      </w:r>
      <w:r w:rsidR="00551C59" w:rsidRPr="00B4535B">
        <w:rPr>
          <w:rFonts w:cs="B Nazanin" w:hint="cs"/>
          <w:rtl/>
          <w:lang w:bidi="fa-IR"/>
        </w:rPr>
        <w:t>گره</w:t>
      </w:r>
      <w:r w:rsidRPr="00B4535B">
        <w:rPr>
          <w:rFonts w:cs="B Nazanin"/>
          <w:rtl/>
          <w:lang w:bidi="fa-IR"/>
        </w:rPr>
        <w:t xml:space="preserve"> (</w:t>
      </w:r>
      <w:r w:rsidRPr="00B4535B">
        <w:rPr>
          <w:rFonts w:cs="B Nazanin" w:hint="cs"/>
          <w:rtl/>
          <w:lang w:bidi="fa-IR"/>
        </w:rPr>
        <w:t>یعنی</w:t>
      </w:r>
      <w:r w:rsidRPr="00B4535B">
        <w:rPr>
          <w:rFonts w:cs="B Nazanin"/>
          <w:rtl/>
          <w:lang w:bidi="fa-IR"/>
        </w:rPr>
        <w:t xml:space="preserve"> ، باز</w:t>
      </w:r>
      <w:r w:rsidRPr="00B4535B">
        <w:rPr>
          <w:rFonts w:cs="B Nazanin" w:hint="cs"/>
          <w:rtl/>
          <w:lang w:bidi="fa-IR"/>
        </w:rPr>
        <w:t>ی</w:t>
      </w:r>
      <w:r w:rsidRPr="00B4535B">
        <w:rPr>
          <w:rFonts w:cs="B Nazanin" w:hint="eastAsia"/>
          <w:rtl/>
          <w:lang w:bidi="fa-IR"/>
        </w:rPr>
        <w:t>گر</w:t>
      </w:r>
      <w:r w:rsidRPr="00B4535B">
        <w:rPr>
          <w:rFonts w:cs="B Nazanin"/>
          <w:rtl/>
          <w:lang w:bidi="fa-IR"/>
        </w:rPr>
        <w:t xml:space="preserve"> ، ف</w:t>
      </w:r>
      <w:r w:rsidRPr="00B4535B">
        <w:rPr>
          <w:rFonts w:cs="B Nazanin" w:hint="cs"/>
          <w:rtl/>
          <w:lang w:bidi="fa-IR"/>
        </w:rPr>
        <w:t>ی</w:t>
      </w:r>
      <w:r w:rsidRPr="00B4535B">
        <w:rPr>
          <w:rFonts w:cs="B Nazanin" w:hint="eastAsia"/>
          <w:rtl/>
          <w:lang w:bidi="fa-IR"/>
        </w:rPr>
        <w:t>لم</w:t>
      </w:r>
      <w:r w:rsidRPr="00B4535B">
        <w:rPr>
          <w:rFonts w:cs="B Nazanin"/>
          <w:rtl/>
          <w:lang w:bidi="fa-IR"/>
        </w:rPr>
        <w:t xml:space="preserve"> ، کارگردان).</w:t>
      </w:r>
      <w:r w:rsidR="00B4535B">
        <w:rPr>
          <w:rFonts w:cs="B Nazanin"/>
          <w:lang w:bidi="fa-IR"/>
        </w:rPr>
        <w:br/>
      </w:r>
      <w:r w:rsidRPr="00B4535B">
        <w:rPr>
          <w:rFonts w:cs="B Nazanin"/>
          <w:rtl/>
          <w:lang w:bidi="fa-IR"/>
        </w:rPr>
        <w:t>(</w:t>
      </w:r>
      <w:r w:rsidRPr="00B4535B">
        <w:rPr>
          <w:rFonts w:cs="B Nazanin"/>
          <w:lang w:bidi="fa-IR"/>
        </w:rPr>
        <w:t>b</w:t>
      </w:r>
      <w:r w:rsidRPr="00B4535B">
        <w:rPr>
          <w:rFonts w:cs="B Nazanin"/>
          <w:rtl/>
          <w:lang w:bidi="fa-IR"/>
        </w:rPr>
        <w:t xml:space="preserve">) </w:t>
      </w:r>
      <w:r w:rsidRPr="00B4535B">
        <w:rPr>
          <w:rFonts w:cs="B Nazanin" w:hint="cs"/>
          <w:rtl/>
          <w:lang w:bidi="fa-IR"/>
        </w:rPr>
        <w:t>گراف نامتجانس</w:t>
      </w:r>
      <w:r w:rsidRPr="00B4535B">
        <w:rPr>
          <w:rFonts w:cs="B Nazanin"/>
          <w:rtl/>
          <w:lang w:bidi="fa-IR"/>
        </w:rPr>
        <w:t xml:space="preserve"> </w:t>
      </w:r>
      <w:r w:rsidRPr="00B4535B">
        <w:rPr>
          <w:rFonts w:cs="B Nazanin"/>
          <w:lang w:bidi="fa-IR"/>
        </w:rPr>
        <w:t>IMDB</w:t>
      </w:r>
      <w:r w:rsidRPr="00B4535B">
        <w:rPr>
          <w:rFonts w:cs="B Nazanin"/>
          <w:rtl/>
          <w:lang w:bidi="fa-IR"/>
        </w:rPr>
        <w:t xml:space="preserve"> شامل سه نوع </w:t>
      </w:r>
      <w:r w:rsidR="00551C59" w:rsidRPr="00B4535B">
        <w:rPr>
          <w:rFonts w:cs="B Nazanin" w:hint="cs"/>
          <w:rtl/>
          <w:lang w:bidi="fa-IR"/>
        </w:rPr>
        <w:t>گره</w:t>
      </w:r>
      <w:r w:rsidRPr="00B4535B">
        <w:rPr>
          <w:rFonts w:cs="B Nazanin"/>
          <w:rtl/>
          <w:lang w:bidi="fa-IR"/>
        </w:rPr>
        <w:t xml:space="preserve"> و دو نوع اتصال است.</w:t>
      </w:r>
      <w:r w:rsidR="00B4535B">
        <w:rPr>
          <w:rFonts w:cs="B Nazanin" w:hint="cs"/>
          <w:rtl/>
          <w:lang w:bidi="fa-IR"/>
        </w:rPr>
        <w:t xml:space="preserve"> </w:t>
      </w:r>
      <w:r w:rsidRPr="00B4535B">
        <w:rPr>
          <w:rFonts w:cs="B Nazanin"/>
          <w:rtl/>
          <w:lang w:bidi="fa-IR"/>
        </w:rPr>
        <w:t>(</w:t>
      </w:r>
      <w:r w:rsidRPr="00B4535B">
        <w:rPr>
          <w:rFonts w:cs="B Nazanin"/>
          <w:lang w:bidi="fa-IR"/>
        </w:rPr>
        <w:t>c</w:t>
      </w:r>
      <w:r w:rsidRPr="00B4535B">
        <w:rPr>
          <w:rFonts w:cs="B Nazanin"/>
          <w:rtl/>
          <w:lang w:bidi="fa-IR"/>
        </w:rPr>
        <w:t>)</w:t>
      </w:r>
      <w:r w:rsidR="00B4535B">
        <w:rPr>
          <w:rFonts w:cs="B Nazanin" w:hint="cs"/>
          <w:rtl/>
          <w:lang w:bidi="fa-IR"/>
        </w:rPr>
        <w:t xml:space="preserve"> </w:t>
      </w:r>
      <w:r w:rsidRPr="00B4535B">
        <w:rPr>
          <w:rFonts w:cs="B Nazanin"/>
          <w:rtl/>
          <w:lang w:bidi="fa-IR"/>
        </w:rPr>
        <w:t xml:space="preserve">دو </w:t>
      </w:r>
      <w:r w:rsidRPr="00B4535B">
        <w:rPr>
          <w:rFonts w:cs="B Nazanin" w:hint="cs"/>
          <w:rtl/>
          <w:lang w:bidi="fa-IR"/>
        </w:rPr>
        <w:t>فرا-</w:t>
      </w:r>
      <w:r w:rsidRPr="00B4535B">
        <w:rPr>
          <w:rFonts w:cs="B Nazanin"/>
          <w:rtl/>
          <w:lang w:bidi="fa-IR"/>
        </w:rPr>
        <w:t>مس</w:t>
      </w:r>
      <w:r w:rsidRPr="00B4535B">
        <w:rPr>
          <w:rFonts w:cs="B Nazanin" w:hint="cs"/>
          <w:rtl/>
          <w:lang w:bidi="fa-IR"/>
        </w:rPr>
        <w:t>ی</w:t>
      </w:r>
      <w:r w:rsidRPr="00B4535B">
        <w:rPr>
          <w:rFonts w:cs="B Nazanin" w:hint="eastAsia"/>
          <w:rtl/>
          <w:lang w:bidi="fa-IR"/>
        </w:rPr>
        <w:t>ر</w:t>
      </w:r>
      <w:r w:rsidRPr="00B4535B">
        <w:rPr>
          <w:rFonts w:cs="B Nazanin"/>
          <w:rtl/>
          <w:lang w:bidi="fa-IR"/>
        </w:rPr>
        <w:t xml:space="preserve"> درگ</w:t>
      </w:r>
      <w:r w:rsidRPr="00B4535B">
        <w:rPr>
          <w:rFonts w:cs="B Nazanin" w:hint="cs"/>
          <w:rtl/>
          <w:lang w:bidi="fa-IR"/>
        </w:rPr>
        <w:t>ی</w:t>
      </w:r>
      <w:r w:rsidRPr="00B4535B">
        <w:rPr>
          <w:rFonts w:cs="B Nazanin" w:hint="eastAsia"/>
          <w:rtl/>
          <w:lang w:bidi="fa-IR"/>
        </w:rPr>
        <w:t>ر</w:t>
      </w:r>
      <w:r w:rsidR="00B4535B">
        <w:rPr>
          <w:rFonts w:cs="B Nazanin"/>
          <w:lang w:bidi="fa-IR"/>
        </w:rPr>
        <w:t xml:space="preserve"> </w:t>
      </w:r>
      <w:r w:rsidRPr="00B4535B">
        <w:rPr>
          <w:rFonts w:cs="B Nazanin"/>
          <w:rtl/>
          <w:lang w:bidi="fa-IR"/>
        </w:rPr>
        <w:t>در</w:t>
      </w:r>
      <w:r w:rsidR="00B4535B">
        <w:rPr>
          <w:rFonts w:cs="B Nazanin"/>
          <w:rtl/>
          <w:lang w:bidi="fa-IR"/>
        </w:rPr>
        <w:br/>
      </w:r>
      <w:r w:rsidRPr="00B4535B">
        <w:rPr>
          <w:rFonts w:cs="B Nazanin"/>
          <w:lang w:bidi="fa-IR"/>
        </w:rPr>
        <w:t>IMDB</w:t>
      </w:r>
      <w:r w:rsidRPr="00B4535B">
        <w:rPr>
          <w:rFonts w:cs="B Nazanin"/>
          <w:rtl/>
          <w:lang w:bidi="fa-IR"/>
        </w:rPr>
        <w:t xml:space="preserve"> (به عنوان مثال </w:t>
      </w:r>
      <w:r w:rsidRPr="00B4535B">
        <w:rPr>
          <w:rFonts w:cs="B Nazanin" w:hint="cs"/>
          <w:rtl/>
          <w:lang w:bidi="fa-IR"/>
        </w:rPr>
        <w:t>فیلم</w:t>
      </w:r>
      <w:r w:rsidRPr="00B4535B">
        <w:rPr>
          <w:rFonts w:cs="B Nazanin"/>
          <w:lang w:bidi="fa-IR"/>
        </w:rPr>
        <w:t>-</w:t>
      </w:r>
      <w:r w:rsidRPr="00B4535B">
        <w:rPr>
          <w:rFonts w:cs="B Nazanin" w:hint="cs"/>
          <w:rtl/>
          <w:lang w:bidi="fa-IR"/>
        </w:rPr>
        <w:t>بازیگر</w:t>
      </w:r>
      <w:r w:rsidRPr="00B4535B">
        <w:rPr>
          <w:rFonts w:cs="B Nazanin"/>
          <w:lang w:bidi="fa-IR"/>
        </w:rPr>
        <w:t>-</w:t>
      </w:r>
      <w:r w:rsidRPr="00B4535B">
        <w:rPr>
          <w:rFonts w:cs="B Nazanin" w:hint="cs"/>
          <w:rtl/>
          <w:lang w:bidi="fa-IR"/>
        </w:rPr>
        <w:t>فیلم</w:t>
      </w:r>
      <w:r w:rsidRPr="00B4535B">
        <w:rPr>
          <w:rFonts w:cs="B Nazanin"/>
          <w:rtl/>
          <w:lang w:bidi="fa-IR"/>
        </w:rPr>
        <w:t xml:space="preserve"> و </w:t>
      </w:r>
      <w:r w:rsidRPr="00B4535B">
        <w:rPr>
          <w:rFonts w:cs="B Nazanin" w:hint="cs"/>
          <w:rtl/>
          <w:lang w:bidi="fa-IR"/>
        </w:rPr>
        <w:t>فیلم</w:t>
      </w:r>
      <w:r w:rsidRPr="00B4535B">
        <w:rPr>
          <w:rFonts w:cs="B Nazanin"/>
          <w:lang w:bidi="fa-IR"/>
        </w:rPr>
        <w:t>-</w:t>
      </w:r>
      <w:r w:rsidRPr="00B4535B">
        <w:rPr>
          <w:rFonts w:cs="B Nazanin" w:hint="cs"/>
          <w:rtl/>
          <w:lang w:bidi="fa-IR"/>
        </w:rPr>
        <w:t>کارگردان</w:t>
      </w:r>
      <w:r w:rsidRPr="00B4535B">
        <w:rPr>
          <w:rFonts w:cs="B Nazanin"/>
          <w:lang w:bidi="fa-IR"/>
        </w:rPr>
        <w:t>-</w:t>
      </w:r>
      <w:r w:rsidRPr="00B4535B">
        <w:rPr>
          <w:rFonts w:cs="B Nazanin" w:hint="cs"/>
          <w:rtl/>
          <w:lang w:bidi="fa-IR"/>
        </w:rPr>
        <w:t>فیلم</w:t>
      </w:r>
      <w:r w:rsidRPr="00B4535B">
        <w:rPr>
          <w:rFonts w:cs="B Nazanin"/>
          <w:rtl/>
          <w:lang w:bidi="fa-IR"/>
        </w:rPr>
        <w:t>).</w:t>
      </w:r>
      <w:r w:rsidR="00B4535B">
        <w:rPr>
          <w:rFonts w:cs="B Nazanin" w:hint="cs"/>
          <w:rtl/>
          <w:lang w:bidi="fa-IR"/>
        </w:rPr>
        <w:t xml:space="preserve"> </w:t>
      </w:r>
      <w:r w:rsidRPr="00B4535B">
        <w:rPr>
          <w:rFonts w:cs="B Nazanin"/>
          <w:rtl/>
          <w:lang w:bidi="fa-IR"/>
        </w:rPr>
        <w:t>(</w:t>
      </w:r>
      <w:r w:rsidRPr="00B4535B">
        <w:rPr>
          <w:rFonts w:cs="B Nazanin"/>
          <w:lang w:bidi="fa-IR"/>
        </w:rPr>
        <w:t>d</w:t>
      </w:r>
      <w:r w:rsidRPr="00B4535B">
        <w:rPr>
          <w:rFonts w:cs="B Nazanin"/>
          <w:rtl/>
          <w:lang w:bidi="fa-IR"/>
        </w:rPr>
        <w:t>) ف</w:t>
      </w:r>
      <w:r w:rsidRPr="00B4535B">
        <w:rPr>
          <w:rFonts w:cs="B Nazanin" w:hint="cs"/>
          <w:rtl/>
          <w:lang w:bidi="fa-IR"/>
        </w:rPr>
        <w:t>ی</w:t>
      </w:r>
      <w:r w:rsidRPr="00B4535B">
        <w:rPr>
          <w:rFonts w:cs="B Nazanin" w:hint="eastAsia"/>
          <w:rtl/>
          <w:lang w:bidi="fa-IR"/>
        </w:rPr>
        <w:t>لم</w:t>
      </w:r>
      <w:r w:rsidR="00B4535B">
        <w:rPr>
          <w:rFonts w:cs="B Nazanin" w:hint="cs"/>
          <w:rtl/>
          <w:lang w:bidi="fa-IR"/>
        </w:rPr>
        <w:t xml:space="preserve"> </w:t>
      </w:r>
      <w:r w:rsidRPr="00B4535B">
        <w:rPr>
          <w:rFonts w:ascii="Cambria Math" w:hAnsi="Cambria Math" w:cs="B Nazanin"/>
          <w:lang w:bidi="fa-IR"/>
        </w:rPr>
        <w:t>𝑚</w:t>
      </w:r>
      <w:r w:rsidRPr="00B4535B">
        <w:rPr>
          <w:rFonts w:cs="B Nazanin"/>
          <w:lang w:bidi="fa-IR"/>
        </w:rPr>
        <w:t>1</w:t>
      </w:r>
      <w:r w:rsidRPr="00B4535B">
        <w:rPr>
          <w:rFonts w:cs="B Nazanin"/>
          <w:rtl/>
          <w:lang w:bidi="fa-IR"/>
        </w:rPr>
        <w:t xml:space="preserve"> و همسا</w:t>
      </w:r>
      <w:r w:rsidRPr="00B4535B">
        <w:rPr>
          <w:rFonts w:cs="B Nazanin" w:hint="cs"/>
          <w:rtl/>
          <w:lang w:bidi="fa-IR"/>
        </w:rPr>
        <w:t>ی</w:t>
      </w:r>
      <w:r w:rsidRPr="00B4535B">
        <w:rPr>
          <w:rFonts w:cs="B Nazanin" w:hint="eastAsia"/>
          <w:rtl/>
          <w:lang w:bidi="fa-IR"/>
        </w:rPr>
        <w:t>گان</w:t>
      </w:r>
      <w:r w:rsidR="00B4535B">
        <w:rPr>
          <w:rFonts w:cs="B Nazanin"/>
          <w:rtl/>
          <w:lang w:bidi="fa-IR"/>
        </w:rPr>
        <w:br/>
      </w:r>
      <w:r w:rsidRPr="00B4535B">
        <w:rPr>
          <w:rFonts w:cs="B Nazanin"/>
          <w:rtl/>
          <w:lang w:bidi="fa-IR"/>
        </w:rPr>
        <w:t>متا</w:t>
      </w:r>
      <w:r w:rsidR="002C2868">
        <w:rPr>
          <w:rFonts w:cs="B Nazanin" w:hint="cs"/>
          <w:rtl/>
          <w:lang w:bidi="fa-IR"/>
        </w:rPr>
        <w:t>-</w:t>
      </w:r>
      <w:r w:rsidRPr="00B4535B">
        <w:rPr>
          <w:rFonts w:cs="B Nazanin"/>
          <w:rtl/>
          <w:lang w:bidi="fa-IR"/>
        </w:rPr>
        <w:t>مس</w:t>
      </w:r>
      <w:r w:rsidRPr="00B4535B">
        <w:rPr>
          <w:rFonts w:cs="B Nazanin" w:hint="cs"/>
          <w:rtl/>
          <w:lang w:bidi="fa-IR"/>
        </w:rPr>
        <w:t>ی</w:t>
      </w:r>
      <w:r w:rsidRPr="00B4535B">
        <w:rPr>
          <w:rFonts w:cs="B Nazanin" w:hint="eastAsia"/>
          <w:rtl/>
          <w:lang w:bidi="fa-IR"/>
        </w:rPr>
        <w:t>ر</w:t>
      </w:r>
      <w:r w:rsidRPr="00B4535B">
        <w:rPr>
          <w:rFonts w:cs="B Nazanin"/>
          <w:rtl/>
          <w:lang w:bidi="fa-IR"/>
        </w:rPr>
        <w:t xml:space="preserve"> آن (به عنوان مثال ، </w:t>
      </w:r>
      <w:r w:rsidRPr="00B4535B">
        <w:rPr>
          <w:rFonts w:ascii="Cambria Math" w:hAnsi="Cambria Math" w:cs="B Nazanin"/>
          <w:lang w:bidi="fa-IR"/>
        </w:rPr>
        <w:t>𝑚</w:t>
      </w:r>
      <w:r w:rsidRPr="00B4535B">
        <w:rPr>
          <w:rFonts w:cs="B Nazanin"/>
          <w:lang w:bidi="fa-IR"/>
        </w:rPr>
        <w:t xml:space="preserve">1 </w:t>
      </w:r>
      <w:r w:rsidRPr="00B4535B">
        <w:rPr>
          <w:rFonts w:cs="B Nazanin"/>
          <w:rtl/>
          <w:lang w:bidi="fa-IR"/>
        </w:rPr>
        <w:t xml:space="preserve">، </w:t>
      </w:r>
      <w:r w:rsidRPr="00B4535B">
        <w:rPr>
          <w:rFonts w:ascii="Cambria Math" w:hAnsi="Cambria Math" w:cs="B Nazanin"/>
          <w:lang w:bidi="fa-IR"/>
        </w:rPr>
        <w:t>𝑚</w:t>
      </w:r>
      <w:r w:rsidRPr="00B4535B">
        <w:rPr>
          <w:rFonts w:cs="B Nazanin"/>
          <w:lang w:bidi="fa-IR"/>
        </w:rPr>
        <w:t>2</w:t>
      </w:r>
      <w:r w:rsidRPr="00B4535B">
        <w:rPr>
          <w:rFonts w:cs="B Nazanin"/>
          <w:rtl/>
          <w:lang w:bidi="fa-IR"/>
        </w:rPr>
        <w:t xml:space="preserve"> و </w:t>
      </w:r>
      <w:r w:rsidRPr="00B4535B">
        <w:rPr>
          <w:rFonts w:ascii="Cambria Math" w:hAnsi="Cambria Math" w:cs="B Nazanin"/>
          <w:lang w:bidi="fa-IR"/>
        </w:rPr>
        <w:t>𝑚</w:t>
      </w:r>
      <w:r w:rsidRPr="00B4535B">
        <w:rPr>
          <w:rFonts w:cs="B Nazanin"/>
          <w:lang w:bidi="fa-IR"/>
        </w:rPr>
        <w:t>3</w:t>
      </w:r>
      <w:r w:rsidRPr="00B4535B">
        <w:rPr>
          <w:rFonts w:cs="B Nazanin"/>
          <w:rtl/>
          <w:lang w:bidi="fa-IR"/>
        </w:rPr>
        <w:t>).</w:t>
      </w:r>
    </w:p>
    <w:p w14:paraId="2CC745E2" w14:textId="0538969A" w:rsidR="005C01F0" w:rsidRDefault="005C01F0" w:rsidP="00B4535B">
      <w:pPr>
        <w:bidi/>
        <w:jc w:val="both"/>
        <w:rPr>
          <w:rFonts w:cs="B Nazanin"/>
          <w:sz w:val="28"/>
          <w:szCs w:val="28"/>
          <w:lang w:bidi="fa-IR"/>
        </w:rPr>
      </w:pPr>
    </w:p>
    <w:p w14:paraId="266482DB" w14:textId="23158D46" w:rsidR="006D2958" w:rsidRDefault="004E420A" w:rsidP="00B4535B">
      <w:pPr>
        <w:bidi/>
        <w:jc w:val="both"/>
        <w:rPr>
          <w:rFonts w:cs="B Nazanin"/>
          <w:sz w:val="28"/>
          <w:szCs w:val="28"/>
          <w:lang w:bidi="fa-IR"/>
        </w:rPr>
      </w:pPr>
      <w:r w:rsidRPr="00844FA1">
        <w:rPr>
          <w:rFonts w:cs="B Nazanin"/>
          <w:sz w:val="28"/>
          <w:szCs w:val="28"/>
          <w:rtl/>
          <w:lang w:bidi="fa-IR"/>
        </w:rPr>
        <w:t>در ا</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مقاله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شبکه عصب</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گرافی</w:t>
      </w:r>
      <w:r w:rsidRPr="00844FA1">
        <w:rPr>
          <w:rFonts w:cs="B Nazanin"/>
          <w:sz w:val="28"/>
          <w:szCs w:val="28"/>
          <w:rtl/>
          <w:lang w:bidi="fa-IR"/>
        </w:rPr>
        <w:t xml:space="preserve"> </w:t>
      </w:r>
      <w:r w:rsidRPr="00844FA1">
        <w:rPr>
          <w:rFonts w:cs="B Nazanin"/>
          <w:sz w:val="28"/>
          <w:szCs w:val="28"/>
          <w:rtl/>
        </w:rPr>
        <w:t>نامتجان</w:t>
      </w:r>
      <w:r w:rsidRPr="00844FA1">
        <w:rPr>
          <w:rFonts w:cs="B Nazanin" w:hint="cs"/>
          <w:sz w:val="28"/>
          <w:szCs w:val="28"/>
          <w:rtl/>
          <w:lang w:bidi="fa-IR"/>
        </w:rPr>
        <w:t>س</w:t>
      </w:r>
      <w:r w:rsidRPr="00844FA1">
        <w:rPr>
          <w:rFonts w:cs="B Nazanin"/>
          <w:sz w:val="28"/>
          <w:szCs w:val="28"/>
          <w:rtl/>
          <w:lang w:bidi="fa-IR"/>
        </w:rPr>
        <w:t xml:space="preserve"> مبتن</w:t>
      </w:r>
      <w:r w:rsidRPr="00844FA1">
        <w:rPr>
          <w:rFonts w:cs="B Nazanin" w:hint="cs"/>
          <w:sz w:val="28"/>
          <w:szCs w:val="28"/>
          <w:rtl/>
          <w:lang w:bidi="fa-IR"/>
        </w:rPr>
        <w:t>ی</w:t>
      </w:r>
      <w:r w:rsidRPr="00844FA1">
        <w:rPr>
          <w:rFonts w:cs="B Nazanin"/>
          <w:sz w:val="28"/>
          <w:szCs w:val="28"/>
          <w:rtl/>
          <w:lang w:bidi="fa-IR"/>
        </w:rPr>
        <w:t xml:space="preserve"> بر توجه سلسله مراتب</w:t>
      </w:r>
      <w:r w:rsidRPr="00844FA1">
        <w:rPr>
          <w:rFonts w:cs="B Nazanin" w:hint="cs"/>
          <w:sz w:val="28"/>
          <w:szCs w:val="28"/>
          <w:rtl/>
          <w:lang w:bidi="fa-IR"/>
        </w:rPr>
        <w:t>ی</w:t>
      </w:r>
      <w:r w:rsidRPr="00844FA1">
        <w:rPr>
          <w:rFonts w:cs="B Nazanin"/>
          <w:sz w:val="28"/>
          <w:szCs w:val="28"/>
          <w:rtl/>
          <w:lang w:bidi="fa-IR"/>
        </w:rPr>
        <w:t xml:space="preserve"> </w:t>
      </w:r>
      <w:r>
        <w:rPr>
          <w:rFonts w:cs="B Nazanin" w:hint="cs"/>
          <w:sz w:val="28"/>
          <w:szCs w:val="28"/>
          <w:rtl/>
          <w:lang w:bidi="fa-IR"/>
        </w:rPr>
        <w:t>شامل</w:t>
      </w:r>
      <w:r w:rsidRPr="00844FA1">
        <w:rPr>
          <w:rFonts w:cs="B Nazanin"/>
          <w:sz w:val="28"/>
          <w:szCs w:val="28"/>
          <w:rtl/>
          <w:lang w:bidi="fa-IR"/>
        </w:rPr>
        <w:t xml:space="preserve"> توجه </w:t>
      </w:r>
      <w:r w:rsidRPr="00844FA1">
        <w:rPr>
          <w:rFonts w:cs="B Nazanin" w:hint="cs"/>
          <w:sz w:val="28"/>
          <w:szCs w:val="28"/>
          <w:rtl/>
          <w:lang w:bidi="fa-IR"/>
        </w:rPr>
        <w:t>در</w:t>
      </w:r>
      <w:r w:rsidRPr="00844FA1">
        <w:rPr>
          <w:rFonts w:cs="B Nazanin"/>
          <w:sz w:val="28"/>
          <w:szCs w:val="28"/>
          <w:rtl/>
          <w:lang w:bidi="fa-IR"/>
        </w:rPr>
        <w:t xml:space="preserve"> سطح </w:t>
      </w:r>
      <w:r w:rsidR="00C60871">
        <w:rPr>
          <w:rFonts w:cs="B Nazanin" w:hint="cs"/>
          <w:sz w:val="28"/>
          <w:szCs w:val="28"/>
          <w:rtl/>
          <w:lang w:bidi="fa-IR"/>
        </w:rPr>
        <w:t>گره</w:t>
      </w:r>
      <w:r w:rsidRPr="00844FA1">
        <w:rPr>
          <w:rFonts w:cs="B Nazanin"/>
          <w:sz w:val="28"/>
          <w:szCs w:val="28"/>
          <w:rtl/>
          <w:lang w:bidi="fa-IR"/>
        </w:rPr>
        <w:t xml:space="preserve"> و توجه </w:t>
      </w:r>
      <w:r w:rsidRPr="00844FA1">
        <w:rPr>
          <w:rFonts w:cs="B Nazanin" w:hint="cs"/>
          <w:sz w:val="28"/>
          <w:szCs w:val="28"/>
          <w:rtl/>
          <w:lang w:bidi="fa-IR"/>
        </w:rPr>
        <w:t>در</w:t>
      </w:r>
      <w:r w:rsidRPr="00844FA1">
        <w:rPr>
          <w:rFonts w:cs="B Nazanin"/>
          <w:sz w:val="28"/>
          <w:szCs w:val="28"/>
          <w:rtl/>
          <w:lang w:bidi="fa-IR"/>
        </w:rPr>
        <w:t xml:space="preserve"> سطح معنا</w:t>
      </w:r>
      <w:r w:rsidRPr="00844FA1">
        <w:rPr>
          <w:rFonts w:cs="B Nazanin" w:hint="cs"/>
          <w:sz w:val="28"/>
          <w:szCs w:val="28"/>
          <w:rtl/>
          <w:lang w:bidi="fa-IR"/>
        </w:rPr>
        <w:t>یی</w:t>
      </w:r>
      <w:r w:rsidRPr="00844FA1">
        <w:rPr>
          <w:rFonts w:cs="B Nazanin"/>
          <w:sz w:val="28"/>
          <w:szCs w:val="28"/>
          <w:rtl/>
          <w:lang w:bidi="fa-IR"/>
        </w:rPr>
        <w:t xml:space="preserve"> را ارائه م</w:t>
      </w:r>
      <w:r w:rsidRPr="00844FA1">
        <w:rPr>
          <w:rFonts w:cs="B Nazanin" w:hint="cs"/>
          <w:sz w:val="28"/>
          <w:szCs w:val="28"/>
          <w:rtl/>
          <w:lang w:bidi="fa-IR"/>
        </w:rPr>
        <w:t>ی</w:t>
      </w:r>
      <w:r w:rsidR="00A8481D">
        <w:rPr>
          <w:rFonts w:cs="B Nazanin" w:hint="cs"/>
          <w:sz w:val="28"/>
          <w:szCs w:val="28"/>
          <w:rtl/>
          <w:lang w:bidi="fa-IR"/>
        </w:rPr>
        <w:t>‌</w:t>
      </w:r>
      <w:r w:rsidRPr="00844FA1">
        <w:rPr>
          <w:rFonts w:cs="B Nazanin"/>
          <w:sz w:val="28"/>
          <w:szCs w:val="28"/>
          <w:rtl/>
          <w:lang w:bidi="fa-IR"/>
        </w:rPr>
        <w:t>ده</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w:t>
      </w:r>
      <w:r>
        <w:rPr>
          <w:rFonts w:cs="B Nazanin" w:hint="cs"/>
          <w:sz w:val="28"/>
          <w:szCs w:val="28"/>
          <w:rtl/>
          <w:lang w:bidi="fa-IR"/>
        </w:rPr>
        <w:t xml:space="preserve"> </w:t>
      </w:r>
      <w:r w:rsidR="005C01F0">
        <w:rPr>
          <w:rFonts w:cs="B Nazanin" w:hint="cs"/>
          <w:sz w:val="28"/>
          <w:szCs w:val="28"/>
          <w:rtl/>
          <w:lang w:bidi="fa-IR"/>
        </w:rPr>
        <w:t>قبل از پرداختن به این دو سطح از توجه مفهوم فرا-مسیر</w:t>
      </w:r>
      <w:r w:rsidR="00860288">
        <w:rPr>
          <w:rFonts w:cs="B Nazanin" w:hint="cs"/>
          <w:sz w:val="28"/>
          <w:szCs w:val="28"/>
          <w:rtl/>
          <w:lang w:bidi="fa-IR"/>
        </w:rPr>
        <w:t xml:space="preserve"> </w:t>
      </w:r>
      <w:r w:rsidR="00860288" w:rsidRPr="00844FA1">
        <w:rPr>
          <w:rFonts w:cs="B Nazanin"/>
          <w:sz w:val="28"/>
          <w:szCs w:val="28"/>
          <w:lang w:bidi="fa-IR"/>
        </w:rPr>
        <w:t>(meta-path)</w:t>
      </w:r>
      <w:r w:rsidR="005C01F0">
        <w:rPr>
          <w:rFonts w:cs="B Nazanin" w:hint="cs"/>
          <w:sz w:val="28"/>
          <w:szCs w:val="28"/>
          <w:rtl/>
          <w:lang w:bidi="fa-IR"/>
        </w:rPr>
        <w:t xml:space="preserve"> را تعریف می‌کنیم</w:t>
      </w:r>
      <w:r w:rsidR="00A8481D">
        <w:rPr>
          <w:rFonts w:cs="B Nazanin" w:hint="cs"/>
          <w:sz w:val="28"/>
          <w:szCs w:val="28"/>
          <w:rtl/>
          <w:lang w:bidi="fa-IR"/>
        </w:rPr>
        <w:t>.</w:t>
      </w:r>
      <w:r w:rsidR="00A8481D" w:rsidRPr="00A8481D">
        <w:rPr>
          <w:rFonts w:cs="B Nazanin" w:hint="cs"/>
          <w:sz w:val="28"/>
          <w:szCs w:val="28"/>
          <w:rtl/>
          <w:lang w:bidi="fa-IR"/>
        </w:rPr>
        <w:t xml:space="preserve"> </w:t>
      </w:r>
      <w:r w:rsidR="00A8481D" w:rsidRPr="00844FA1">
        <w:rPr>
          <w:rFonts w:cs="B Nazanin" w:hint="cs"/>
          <w:sz w:val="28"/>
          <w:szCs w:val="28"/>
          <w:rtl/>
          <w:lang w:bidi="fa-IR"/>
        </w:rPr>
        <w:t>فرا-</w:t>
      </w:r>
      <w:r w:rsidR="00A8481D" w:rsidRPr="00844FA1">
        <w:rPr>
          <w:rFonts w:cs="B Nazanin"/>
          <w:sz w:val="28"/>
          <w:szCs w:val="28"/>
          <w:rtl/>
          <w:lang w:bidi="fa-IR"/>
        </w:rPr>
        <w:t>مس</w:t>
      </w:r>
      <w:r w:rsidR="00A8481D" w:rsidRPr="00844FA1">
        <w:rPr>
          <w:rFonts w:cs="B Nazanin" w:hint="cs"/>
          <w:sz w:val="28"/>
          <w:szCs w:val="28"/>
          <w:rtl/>
          <w:lang w:bidi="fa-IR"/>
        </w:rPr>
        <w:t>ی</w:t>
      </w:r>
      <w:r w:rsidR="00A8481D" w:rsidRPr="00844FA1">
        <w:rPr>
          <w:rFonts w:cs="B Nazanin" w:hint="eastAsia"/>
          <w:sz w:val="28"/>
          <w:szCs w:val="28"/>
          <w:rtl/>
          <w:lang w:bidi="fa-IR"/>
        </w:rPr>
        <w:t>ر</w:t>
      </w:r>
      <w:r w:rsidR="00A8481D" w:rsidRPr="00844FA1">
        <w:rPr>
          <w:rFonts w:cs="B Nazanin"/>
          <w:sz w:val="28"/>
          <w:szCs w:val="28"/>
          <w:rtl/>
          <w:lang w:bidi="fa-IR"/>
        </w:rPr>
        <w:t xml:space="preserve"> </w:t>
      </w:r>
      <w:r w:rsidR="00A8481D" w:rsidRPr="00844FA1">
        <w:rPr>
          <w:rFonts w:cs="B Nazanin" w:hint="cs"/>
          <w:sz w:val="28"/>
          <w:szCs w:val="28"/>
          <w:rtl/>
          <w:lang w:bidi="fa-IR"/>
        </w:rPr>
        <w:t>ی</w:t>
      </w:r>
      <w:r w:rsidR="00A8481D" w:rsidRPr="00844FA1">
        <w:rPr>
          <w:rFonts w:cs="B Nazanin" w:hint="eastAsia"/>
          <w:sz w:val="28"/>
          <w:szCs w:val="28"/>
          <w:rtl/>
          <w:lang w:bidi="fa-IR"/>
        </w:rPr>
        <w:t>ک</w:t>
      </w:r>
      <w:r w:rsidR="00A8481D" w:rsidRPr="00844FA1">
        <w:rPr>
          <w:rFonts w:cs="B Nazanin"/>
          <w:sz w:val="28"/>
          <w:szCs w:val="28"/>
          <w:rtl/>
          <w:lang w:bidi="fa-IR"/>
        </w:rPr>
        <w:t xml:space="preserve"> رابطه ترک</w:t>
      </w:r>
      <w:r w:rsidR="00A8481D" w:rsidRPr="00844FA1">
        <w:rPr>
          <w:rFonts w:cs="B Nazanin" w:hint="cs"/>
          <w:sz w:val="28"/>
          <w:szCs w:val="28"/>
          <w:rtl/>
          <w:lang w:bidi="fa-IR"/>
        </w:rPr>
        <w:t>ی</w:t>
      </w:r>
      <w:r w:rsidR="00A8481D" w:rsidRPr="00844FA1">
        <w:rPr>
          <w:rFonts w:cs="B Nazanin" w:hint="eastAsia"/>
          <w:sz w:val="28"/>
          <w:szCs w:val="28"/>
          <w:rtl/>
          <w:lang w:bidi="fa-IR"/>
        </w:rPr>
        <w:t>ب</w:t>
      </w:r>
      <w:r w:rsidR="00A8481D" w:rsidRPr="00844FA1">
        <w:rPr>
          <w:rFonts w:cs="B Nazanin" w:hint="cs"/>
          <w:sz w:val="28"/>
          <w:szCs w:val="28"/>
          <w:rtl/>
          <w:lang w:bidi="fa-IR"/>
        </w:rPr>
        <w:t>ی</w:t>
      </w:r>
      <w:r w:rsidR="00A8481D" w:rsidRPr="00844FA1">
        <w:rPr>
          <w:rFonts w:cs="B Nazanin"/>
          <w:sz w:val="28"/>
          <w:szCs w:val="28"/>
          <w:rtl/>
          <w:lang w:bidi="fa-IR"/>
        </w:rPr>
        <w:t xml:space="preserve"> است که دو </w:t>
      </w:r>
      <w:r w:rsidR="00A8481D" w:rsidRPr="00844FA1">
        <w:rPr>
          <w:rFonts w:cs="B Nazanin" w:hint="cs"/>
          <w:sz w:val="28"/>
          <w:szCs w:val="28"/>
          <w:rtl/>
          <w:lang w:bidi="fa-IR"/>
        </w:rPr>
        <w:t>شی</w:t>
      </w:r>
      <w:r w:rsidR="00A8481D" w:rsidRPr="00844FA1">
        <w:rPr>
          <w:rFonts w:cs="B Nazanin"/>
          <w:sz w:val="28"/>
          <w:szCs w:val="28"/>
          <w:rtl/>
          <w:lang w:bidi="fa-IR"/>
        </w:rPr>
        <w:t xml:space="preserve"> را به هم متصل م</w:t>
      </w:r>
      <w:r w:rsidR="00A8481D" w:rsidRPr="00844FA1">
        <w:rPr>
          <w:rFonts w:cs="B Nazanin" w:hint="cs"/>
          <w:sz w:val="28"/>
          <w:szCs w:val="28"/>
          <w:rtl/>
          <w:lang w:bidi="fa-IR"/>
        </w:rPr>
        <w:t>ی</w:t>
      </w:r>
      <w:r w:rsidR="00A8481D" w:rsidRPr="00844FA1">
        <w:rPr>
          <w:rFonts w:cs="B Nazanin"/>
          <w:sz w:val="28"/>
          <w:szCs w:val="28"/>
          <w:rtl/>
          <w:lang w:bidi="fa-IR"/>
        </w:rPr>
        <w:t xml:space="preserve"> کند</w:t>
      </w:r>
      <w:r w:rsidR="005C01F0">
        <w:rPr>
          <w:rFonts w:cs="B Nazanin" w:hint="cs"/>
          <w:sz w:val="28"/>
          <w:szCs w:val="28"/>
          <w:rtl/>
          <w:lang w:bidi="fa-IR"/>
        </w:rPr>
        <w:t>:</w:t>
      </w:r>
    </w:p>
    <w:p w14:paraId="44D2820E" w14:textId="25BA0A32" w:rsidR="00860288" w:rsidRDefault="00A8481D" w:rsidP="00B4535B">
      <w:pPr>
        <w:bidi/>
        <w:jc w:val="both"/>
        <w:rPr>
          <w:rFonts w:cs="B Nazanin"/>
          <w:sz w:val="28"/>
          <w:szCs w:val="28"/>
          <w:rtl/>
          <w:lang w:bidi="fa-IR"/>
        </w:rPr>
      </w:pP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sidRPr="00844FA1">
        <w:rPr>
          <w:rFonts w:cs="B Nazanin"/>
          <w:sz w:val="28"/>
          <w:szCs w:val="28"/>
          <w:lang w:bidi="fa-IR"/>
        </w:rPr>
        <w:t>Φ</w:t>
      </w:r>
      <w:r w:rsidRPr="00844FA1">
        <w:rPr>
          <w:rFonts w:cs="B Nazanin"/>
          <w:sz w:val="28"/>
          <w:szCs w:val="28"/>
          <w:rtl/>
          <w:lang w:bidi="fa-IR"/>
        </w:rPr>
        <w:t xml:space="preserve"> به عنوان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به شکل</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1</m:t>
            </m:r>
          </m:sub>
        </m:sSub>
        <m:box>
          <m:boxPr>
            <m:opEmu m:val="1"/>
            <m:ctrlPr>
              <w:rPr>
                <w:rFonts w:ascii="Cambria Math" w:hAnsi="Cambria Math" w:cs="B Nazanin"/>
                <w:i/>
                <w:sz w:val="28"/>
                <w:szCs w:val="28"/>
                <w:lang w:bidi="fa-IR"/>
              </w:rPr>
            </m:ctrlPr>
          </m:boxPr>
          <m:e>
            <m:groupChr>
              <m:groupChrPr>
                <m:chr m:val="→"/>
                <m:vertJc m:val="bot"/>
                <m:ctrlPr>
                  <w:rPr>
                    <w:rFonts w:ascii="Cambria Math" w:hAnsi="Cambria Math" w:cs="B Nazanin"/>
                    <w:i/>
                    <w:sz w:val="28"/>
                    <w:szCs w:val="28"/>
                    <w:lang w:bidi="fa-IR"/>
                  </w:rPr>
                </m:ctrlPr>
              </m:groupChrPr>
              <m:e>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1</m:t>
                    </m:r>
                  </m:sub>
                </m:sSub>
              </m:e>
            </m:groupChr>
          </m:e>
        </m:box>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2</m:t>
            </m:r>
          </m:sub>
        </m:sSub>
        <m:box>
          <m:boxPr>
            <m:opEmu m:val="1"/>
            <m:ctrlPr>
              <w:rPr>
                <w:rFonts w:ascii="Cambria Math" w:hAnsi="Cambria Math" w:cs="B Nazanin"/>
                <w:i/>
                <w:sz w:val="28"/>
                <w:szCs w:val="28"/>
                <w:lang w:bidi="fa-IR"/>
              </w:rPr>
            </m:ctrlPr>
          </m:boxPr>
          <m:e>
            <m:groupChr>
              <m:groupChrPr>
                <m:chr m:val="→"/>
                <m:vertJc m:val="bot"/>
                <m:ctrlPr>
                  <w:rPr>
                    <w:rFonts w:ascii="Cambria Math" w:hAnsi="Cambria Math" w:cs="B Nazanin"/>
                    <w:i/>
                    <w:sz w:val="28"/>
                    <w:szCs w:val="28"/>
                    <w:lang w:bidi="fa-IR"/>
                  </w:rPr>
                </m:ctrlPr>
              </m:groupChrPr>
              <m:e>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2</m:t>
                    </m:r>
                  </m:sub>
                </m:sSub>
              </m:e>
            </m:groupChr>
          </m:e>
        </m:box>
        <m:r>
          <w:rPr>
            <w:rFonts w:ascii="Cambria Math" w:eastAsiaTheme="minorEastAsia" w:hAnsi="Cambria Math" w:cs="B Nazanin"/>
            <w:sz w:val="28"/>
            <w:szCs w:val="28"/>
            <w:lang w:bidi="fa-IR"/>
          </w:rPr>
          <m:t>…</m:t>
        </m:r>
        <m:box>
          <m:boxPr>
            <m:opEmu m:val="1"/>
            <m:ctrlPr>
              <w:rPr>
                <w:rFonts w:ascii="Cambria Math" w:hAnsi="Cambria Math" w:cs="B Nazanin"/>
                <w:i/>
                <w:sz w:val="28"/>
                <w:szCs w:val="28"/>
                <w:lang w:bidi="fa-IR"/>
              </w:rPr>
            </m:ctrlPr>
          </m:boxPr>
          <m:e>
            <m:groupChr>
              <m:groupChrPr>
                <m:chr m:val="→"/>
                <m:vertJc m:val="bot"/>
                <m:ctrlPr>
                  <w:rPr>
                    <w:rFonts w:ascii="Cambria Math" w:hAnsi="Cambria Math" w:cs="B Nazanin"/>
                    <w:i/>
                    <w:sz w:val="28"/>
                    <w:szCs w:val="28"/>
                    <w:lang w:bidi="fa-IR"/>
                  </w:rPr>
                </m:ctrlPr>
              </m:groupChrPr>
              <m:e>
                <m:sSub>
                  <m:sSubPr>
                    <m:ctrlPr>
                      <w:rPr>
                        <w:rFonts w:ascii="Cambria Math" w:hAnsi="Cambria Math" w:cs="B Nazanin"/>
                        <w:i/>
                        <w:sz w:val="28"/>
                        <w:szCs w:val="28"/>
                        <w:lang w:bidi="fa-IR"/>
                      </w:rPr>
                    </m:ctrlPr>
                  </m:sSubPr>
                  <m:e>
                    <m:r>
                      <w:rPr>
                        <w:rFonts w:ascii="Cambria Math" w:hAnsi="Cambria Math" w:cs="B Nazanin"/>
                        <w:sz w:val="28"/>
                        <w:szCs w:val="28"/>
                        <w:lang w:bidi="fa-IR"/>
                      </w:rPr>
                      <m:t>R</m:t>
                    </m:r>
                  </m:e>
                  <m:sub>
                    <m:r>
                      <w:rPr>
                        <w:rFonts w:ascii="Cambria Math" w:hAnsi="Cambria Math" w:cs="B Nazanin"/>
                        <w:sz w:val="28"/>
                        <w:szCs w:val="28"/>
                        <w:lang w:bidi="fa-IR"/>
                      </w:rPr>
                      <m:t>l</m:t>
                    </m:r>
                  </m:sub>
                </m:sSub>
              </m:e>
            </m:groupChr>
          </m:e>
        </m:box>
        <m:sSub>
          <m:sSubPr>
            <m:ctrlPr>
              <w:rPr>
                <w:rFonts w:ascii="Cambria Math" w:hAnsi="Cambria Math" w:cs="B Nazanin"/>
                <w:i/>
                <w:sz w:val="28"/>
                <w:szCs w:val="28"/>
                <w:lang w:bidi="fa-IR"/>
              </w:rPr>
            </m:ctrlPr>
          </m:sSubPr>
          <m:e>
            <m:r>
              <w:rPr>
                <w:rFonts w:ascii="Cambria Math" w:hAnsi="Cambria Math" w:cs="B Nazanin"/>
                <w:sz w:val="28"/>
                <w:szCs w:val="28"/>
                <w:lang w:bidi="fa-IR"/>
              </w:rPr>
              <m:t>A</m:t>
            </m:r>
          </m:e>
          <m:sub>
            <m:r>
              <w:rPr>
                <w:rFonts w:ascii="Cambria Math" w:hAnsi="Cambria Math" w:cs="B Nazanin"/>
                <w:sz w:val="28"/>
                <w:szCs w:val="28"/>
                <w:lang w:bidi="fa-IR"/>
              </w:rPr>
              <m:t>l+1</m:t>
            </m:r>
          </m:sub>
        </m:sSub>
      </m:oMath>
      <w:r w:rsidR="005C13BA">
        <w:rPr>
          <w:rFonts w:cs="B Nazanin"/>
          <w:sz w:val="28"/>
          <w:szCs w:val="28"/>
          <w:lang w:bidi="fa-IR"/>
        </w:rPr>
        <w:t xml:space="preserve"> </w:t>
      </w:r>
      <w:r w:rsidRPr="00844FA1">
        <w:rPr>
          <w:rFonts w:cs="B Nazanin" w:hint="cs"/>
          <w:sz w:val="28"/>
          <w:szCs w:val="28"/>
          <w:rtl/>
          <w:lang w:bidi="fa-IR"/>
        </w:rPr>
        <w:t xml:space="preserve"> </w:t>
      </w:r>
      <w:r w:rsidRPr="00844FA1">
        <w:rPr>
          <w:rFonts w:cs="B Nazanin"/>
          <w:sz w:val="28"/>
          <w:szCs w:val="28"/>
          <w:rtl/>
          <w:lang w:bidi="fa-IR"/>
        </w:rPr>
        <w:t xml:space="preserve">(به اختصار </w:t>
      </w:r>
      <w:r w:rsidRPr="00844FA1">
        <w:rPr>
          <w:rFonts w:ascii="Cambria Math" w:hAnsi="Cambria Math" w:cs="B Nazanin"/>
          <w:sz w:val="28"/>
          <w:szCs w:val="28"/>
          <w:lang w:bidi="fa-IR"/>
        </w:rPr>
        <w:t>𝐴</w:t>
      </w:r>
      <w:r w:rsidRPr="00844FA1">
        <w:rPr>
          <w:rFonts w:cs="B Nazanin"/>
          <w:sz w:val="28"/>
          <w:szCs w:val="28"/>
          <w:vertAlign w:val="subscript"/>
          <w:lang w:bidi="fa-IR"/>
        </w:rPr>
        <w:t>1</w:t>
      </w:r>
      <w:r w:rsidRPr="00844FA1">
        <w:rPr>
          <w:rFonts w:ascii="Cambria Math" w:hAnsi="Cambria Math" w:cs="B Nazanin"/>
          <w:sz w:val="28"/>
          <w:szCs w:val="28"/>
          <w:lang w:bidi="fa-IR"/>
        </w:rPr>
        <w:t>𝐴</w:t>
      </w:r>
      <w:r w:rsidRPr="00844FA1">
        <w:rPr>
          <w:rFonts w:cs="B Nazanin"/>
          <w:sz w:val="28"/>
          <w:szCs w:val="28"/>
          <w:vertAlign w:val="subscript"/>
          <w:lang w:bidi="fa-IR"/>
        </w:rPr>
        <w:t>2</w:t>
      </w:r>
      <w:r w:rsidRPr="00844FA1">
        <w:rPr>
          <w:rFonts w:cs="B Nazanin"/>
          <w:sz w:val="28"/>
          <w:szCs w:val="28"/>
          <w:lang w:bidi="fa-IR"/>
        </w:rPr>
        <w:t xml:space="preserve"> · · · </w:t>
      </w:r>
      <w:r w:rsidRPr="00844FA1">
        <w:rPr>
          <w:rFonts w:ascii="Cambria Math" w:hAnsi="Cambria Math" w:cs="B Nazanin"/>
          <w:sz w:val="28"/>
          <w:szCs w:val="28"/>
          <w:lang w:bidi="fa-IR"/>
        </w:rPr>
        <w:t>𝐴</w:t>
      </w:r>
      <w:r w:rsidRPr="00844FA1">
        <w:rPr>
          <w:rFonts w:ascii="Cambria Math" w:hAnsi="Cambria Math" w:cs="B Nazanin"/>
          <w:sz w:val="28"/>
          <w:szCs w:val="28"/>
          <w:vertAlign w:val="subscript"/>
          <w:lang w:bidi="fa-IR"/>
        </w:rPr>
        <w:t>𝑙</w:t>
      </w:r>
      <w:r w:rsidRPr="00844FA1">
        <w:rPr>
          <w:rFonts w:cs="B Nazanin"/>
          <w:sz w:val="28"/>
          <w:szCs w:val="28"/>
          <w:vertAlign w:val="subscript"/>
          <w:lang w:bidi="fa-IR"/>
        </w:rPr>
        <w:t xml:space="preserve"> + 1</w:t>
      </w:r>
      <w:r w:rsidRPr="00844FA1">
        <w:rPr>
          <w:rFonts w:cs="B Nazanin"/>
          <w:sz w:val="28"/>
          <w:szCs w:val="28"/>
          <w:rtl/>
          <w:lang w:bidi="fa-IR"/>
        </w:rPr>
        <w:t>) ،</w:t>
      </w:r>
      <w:r w:rsidRPr="00844FA1">
        <w:rPr>
          <w:rFonts w:cs="B Nazanin" w:hint="cs"/>
          <w:sz w:val="28"/>
          <w:szCs w:val="28"/>
          <w:rtl/>
          <w:lang w:bidi="fa-IR"/>
        </w:rPr>
        <w:t xml:space="preserve"> </w:t>
      </w:r>
      <w:r w:rsidRPr="00844FA1">
        <w:rPr>
          <w:rFonts w:cs="B Nazanin"/>
          <w:sz w:val="28"/>
          <w:szCs w:val="28"/>
          <w:rtl/>
          <w:lang w:bidi="fa-IR"/>
        </w:rPr>
        <w:t xml:space="preserve">که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رابطه ترک</w:t>
      </w:r>
      <w:r w:rsidRPr="00844FA1">
        <w:rPr>
          <w:rFonts w:cs="B Nazanin" w:hint="cs"/>
          <w:sz w:val="28"/>
          <w:szCs w:val="28"/>
          <w:rtl/>
          <w:lang w:bidi="fa-IR"/>
        </w:rPr>
        <w:t>ی</w:t>
      </w:r>
      <w:r w:rsidRPr="00844FA1">
        <w:rPr>
          <w:rFonts w:cs="B Nazanin" w:hint="eastAsia"/>
          <w:sz w:val="28"/>
          <w:szCs w:val="28"/>
          <w:rtl/>
          <w:lang w:bidi="fa-IR"/>
        </w:rPr>
        <w:t>ب</w:t>
      </w:r>
      <w:r w:rsidRPr="00844FA1">
        <w:rPr>
          <w:rFonts w:cs="B Nazanin" w:hint="cs"/>
          <w:sz w:val="28"/>
          <w:szCs w:val="28"/>
          <w:rtl/>
          <w:lang w:bidi="fa-IR"/>
        </w:rPr>
        <w:t>ی</w:t>
      </w:r>
      <w:r w:rsidRPr="00844FA1">
        <w:rPr>
          <w:rFonts w:cs="B Nazanin"/>
          <w:sz w:val="28"/>
          <w:szCs w:val="28"/>
          <w:rtl/>
          <w:lang w:bidi="fa-IR"/>
        </w:rPr>
        <w:t xml:space="preserve"> </w:t>
      </w:r>
      <w:r w:rsidRPr="00844FA1">
        <w:rPr>
          <w:rFonts w:ascii="Cambria Math" w:hAnsi="Cambria Math" w:cs="B Nazanin"/>
          <w:sz w:val="28"/>
          <w:szCs w:val="28"/>
          <w:lang w:bidi="fa-IR"/>
        </w:rPr>
        <w:t>𝑅</w:t>
      </w:r>
      <w:r w:rsidRPr="00844FA1">
        <w:rPr>
          <w:rFonts w:cs="B Nazanin"/>
          <w:sz w:val="28"/>
          <w:szCs w:val="28"/>
          <w:lang w:bidi="fa-IR"/>
        </w:rPr>
        <w:t xml:space="preserve">= </w:t>
      </w:r>
      <w:r w:rsidRPr="00844FA1">
        <w:rPr>
          <w:rFonts w:ascii="Cambria Math" w:hAnsi="Cambria Math" w:cs="B Nazanin"/>
          <w:sz w:val="28"/>
          <w:szCs w:val="28"/>
          <w:lang w:bidi="fa-IR"/>
        </w:rPr>
        <w:t>𝑅</w:t>
      </w:r>
      <w:r w:rsidRPr="00EA5EC3">
        <w:rPr>
          <w:rFonts w:cs="B Nazanin"/>
          <w:sz w:val="28"/>
          <w:szCs w:val="28"/>
          <w:vertAlign w:val="subscript"/>
          <w:lang w:bidi="fa-IR"/>
        </w:rPr>
        <w:t>1</w:t>
      </w:r>
      <w:r w:rsidRPr="00844FA1">
        <w:rPr>
          <w:rFonts w:cs="B Nazanin"/>
          <w:sz w:val="28"/>
          <w:szCs w:val="28"/>
          <w:lang w:bidi="fa-IR"/>
        </w:rPr>
        <w:t xml:space="preserve"> ◦ </w:t>
      </w:r>
      <w:r w:rsidRPr="00844FA1">
        <w:rPr>
          <w:rFonts w:ascii="Cambria Math" w:hAnsi="Cambria Math" w:cs="B Nazanin"/>
          <w:sz w:val="28"/>
          <w:szCs w:val="28"/>
          <w:lang w:bidi="fa-IR"/>
        </w:rPr>
        <w:t>𝑅</w:t>
      </w:r>
      <w:r w:rsidRPr="00EA5EC3">
        <w:rPr>
          <w:rFonts w:cs="B Nazanin"/>
          <w:sz w:val="28"/>
          <w:szCs w:val="28"/>
          <w:vertAlign w:val="subscript"/>
          <w:lang w:bidi="fa-IR"/>
        </w:rPr>
        <w:t>2</w:t>
      </w:r>
      <w:r w:rsidRPr="00844FA1">
        <w:rPr>
          <w:rFonts w:cs="B Nazanin"/>
          <w:sz w:val="28"/>
          <w:szCs w:val="28"/>
          <w:lang w:bidi="fa-IR"/>
        </w:rPr>
        <w:t xml:space="preserve"> ◦ · · · ◦ </w:t>
      </w:r>
      <w:r w:rsidRPr="00844FA1">
        <w:rPr>
          <w:rFonts w:ascii="Cambria Math" w:hAnsi="Cambria Math" w:cs="B Nazanin"/>
          <w:sz w:val="28"/>
          <w:szCs w:val="28"/>
          <w:lang w:bidi="fa-IR"/>
        </w:rPr>
        <w:t>𝑅</w:t>
      </w:r>
      <w:r w:rsidRPr="00EA5EC3">
        <w:rPr>
          <w:rFonts w:ascii="Cambria Math" w:hAnsi="Cambria Math" w:cs="B Nazanin"/>
          <w:sz w:val="28"/>
          <w:szCs w:val="28"/>
          <w:vertAlign w:val="subscript"/>
          <w:lang w:bidi="fa-IR"/>
        </w:rPr>
        <w:t>𝑙</w:t>
      </w:r>
      <w:r w:rsidRPr="00844FA1">
        <w:rPr>
          <w:rFonts w:cs="B Nazanin"/>
          <w:sz w:val="28"/>
          <w:szCs w:val="28"/>
          <w:rtl/>
          <w:lang w:bidi="fa-IR"/>
        </w:rPr>
        <w:t xml:space="preserve"> ب</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اش</w:t>
      </w:r>
      <w:r w:rsidRPr="00844FA1">
        <w:rPr>
          <w:rFonts w:cs="B Nazanin" w:hint="cs"/>
          <w:sz w:val="28"/>
          <w:szCs w:val="28"/>
          <w:rtl/>
          <w:lang w:bidi="fa-IR"/>
        </w:rPr>
        <w:t>ی</w:t>
      </w:r>
      <w:r w:rsidRPr="00844FA1">
        <w:rPr>
          <w:rFonts w:cs="B Nazanin" w:hint="eastAsia"/>
          <w:sz w:val="28"/>
          <w:szCs w:val="28"/>
          <w:rtl/>
          <w:lang w:bidi="fa-IR"/>
        </w:rPr>
        <w:t>ا</w:t>
      </w:r>
      <w:r w:rsidRPr="00844FA1">
        <w:rPr>
          <w:rFonts w:cs="B Nazanin"/>
          <w:sz w:val="28"/>
          <w:szCs w:val="28"/>
          <w:lang w:bidi="fa-IR"/>
        </w:rPr>
        <w:t xml:space="preserve"> </w:t>
      </w:r>
      <w:r w:rsidRPr="00844FA1">
        <w:rPr>
          <w:rFonts w:ascii="Cambria Math" w:hAnsi="Cambria Math" w:cs="B Nazanin"/>
          <w:sz w:val="28"/>
          <w:szCs w:val="28"/>
          <w:lang w:bidi="fa-IR"/>
        </w:rPr>
        <w:t>𝐴</w:t>
      </w:r>
      <w:r w:rsidRPr="00844FA1">
        <w:rPr>
          <w:rFonts w:cs="B Nazanin"/>
          <w:sz w:val="28"/>
          <w:szCs w:val="28"/>
          <w:vertAlign w:val="subscript"/>
          <w:lang w:bidi="fa-IR"/>
        </w:rPr>
        <w:t>1</w:t>
      </w:r>
      <w:r w:rsidRPr="00844FA1">
        <w:rPr>
          <w:rFonts w:cs="B Nazanin"/>
          <w:sz w:val="28"/>
          <w:szCs w:val="28"/>
          <w:lang w:bidi="fa-IR"/>
        </w:rPr>
        <w:t xml:space="preserve"> </w:t>
      </w:r>
      <w:r w:rsidRPr="00844FA1">
        <w:rPr>
          <w:rFonts w:cs="B Nazanin"/>
          <w:sz w:val="28"/>
          <w:szCs w:val="28"/>
          <w:rtl/>
          <w:lang w:bidi="fa-IR"/>
        </w:rPr>
        <w:t xml:space="preserve"> و </w:t>
      </w:r>
      <w:r w:rsidRPr="00844FA1">
        <w:rPr>
          <w:rFonts w:ascii="Cambria Math" w:hAnsi="Cambria Math" w:cs="B Nazanin"/>
          <w:sz w:val="28"/>
          <w:szCs w:val="28"/>
          <w:lang w:bidi="fa-IR"/>
        </w:rPr>
        <w:t>𝐴</w:t>
      </w:r>
      <w:r w:rsidRPr="00844FA1">
        <w:rPr>
          <w:rFonts w:ascii="Cambria Math" w:hAnsi="Cambria Math" w:cs="B Nazanin"/>
          <w:sz w:val="28"/>
          <w:szCs w:val="28"/>
          <w:vertAlign w:val="subscript"/>
          <w:lang w:bidi="fa-IR"/>
        </w:rPr>
        <w:t>𝑙</w:t>
      </w:r>
      <w:r w:rsidRPr="00844FA1">
        <w:rPr>
          <w:rFonts w:cs="B Nazanin"/>
          <w:sz w:val="28"/>
          <w:szCs w:val="28"/>
          <w:vertAlign w:val="subscript"/>
          <w:lang w:bidi="fa-IR"/>
        </w:rPr>
        <w:t xml:space="preserve"> + 1</w:t>
      </w:r>
      <w:r w:rsidRPr="00844FA1">
        <w:rPr>
          <w:rFonts w:cs="B Nazanin"/>
          <w:sz w:val="28"/>
          <w:szCs w:val="28"/>
          <w:rtl/>
          <w:lang w:bidi="fa-IR"/>
        </w:rPr>
        <w:t xml:space="preserve"> را توص</w:t>
      </w:r>
      <w:r w:rsidRPr="00844FA1">
        <w:rPr>
          <w:rFonts w:cs="B Nazanin" w:hint="cs"/>
          <w:sz w:val="28"/>
          <w:szCs w:val="28"/>
          <w:rtl/>
          <w:lang w:bidi="fa-IR"/>
        </w:rPr>
        <w:t>ی</w:t>
      </w:r>
      <w:r w:rsidRPr="00844FA1">
        <w:rPr>
          <w:rFonts w:cs="B Nazanin" w:hint="eastAsia"/>
          <w:sz w:val="28"/>
          <w:szCs w:val="28"/>
          <w:rtl/>
          <w:lang w:bidi="fa-IR"/>
        </w:rPr>
        <w:t>ف</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 xml:space="preserve"> کند ، جا</w:t>
      </w:r>
      <w:r w:rsidRPr="00844FA1">
        <w:rPr>
          <w:rFonts w:cs="B Nazanin" w:hint="cs"/>
          <w:sz w:val="28"/>
          <w:szCs w:val="28"/>
          <w:rtl/>
          <w:lang w:bidi="fa-IR"/>
        </w:rPr>
        <w:t>یی</w:t>
      </w:r>
      <w:r w:rsidRPr="00844FA1">
        <w:rPr>
          <w:rFonts w:cs="B Nazanin"/>
          <w:sz w:val="28"/>
          <w:szCs w:val="28"/>
          <w:rtl/>
          <w:lang w:bidi="fa-IR"/>
        </w:rPr>
        <w:t xml:space="preserve"> که </w:t>
      </w:r>
      <w:r w:rsidRPr="00844FA1">
        <w:rPr>
          <w:rFonts w:ascii="Arial" w:hAnsi="Arial" w:cs="Arial" w:hint="cs"/>
          <w:sz w:val="28"/>
          <w:szCs w:val="28"/>
          <w:rtl/>
          <w:lang w:bidi="fa-IR"/>
        </w:rPr>
        <w:t>◦</w:t>
      </w:r>
      <w:r w:rsidRPr="00844FA1">
        <w:rPr>
          <w:rFonts w:ascii="Arial" w:hAnsi="Arial" w:cs="B Nazanin"/>
          <w:sz w:val="28"/>
          <w:szCs w:val="28"/>
          <w:lang w:bidi="fa-IR"/>
        </w:rPr>
        <w:t xml:space="preserve"> </w:t>
      </w:r>
      <w:r w:rsidRPr="00844FA1">
        <w:rPr>
          <w:rFonts w:cs="B Nazanin"/>
          <w:sz w:val="28"/>
          <w:szCs w:val="28"/>
          <w:rtl/>
          <w:lang w:bidi="fa-IR"/>
        </w:rPr>
        <w:t>عملگر ترک</w:t>
      </w:r>
      <w:r w:rsidRPr="00844FA1">
        <w:rPr>
          <w:rFonts w:cs="B Nazanin" w:hint="cs"/>
          <w:sz w:val="28"/>
          <w:szCs w:val="28"/>
          <w:rtl/>
          <w:lang w:bidi="fa-IR"/>
        </w:rPr>
        <w:t>ی</w:t>
      </w:r>
      <w:r w:rsidRPr="00844FA1">
        <w:rPr>
          <w:rFonts w:cs="B Nazanin" w:hint="eastAsia"/>
          <w:sz w:val="28"/>
          <w:szCs w:val="28"/>
          <w:rtl/>
          <w:lang w:bidi="fa-IR"/>
        </w:rPr>
        <w:t>ب</w:t>
      </w:r>
      <w:r w:rsidRPr="00844FA1">
        <w:rPr>
          <w:rFonts w:cs="B Nazanin"/>
          <w:sz w:val="28"/>
          <w:szCs w:val="28"/>
          <w:rtl/>
          <w:lang w:bidi="fa-IR"/>
        </w:rPr>
        <w:t xml:space="preserve"> را بر روابط نشان م</w:t>
      </w:r>
      <w:r w:rsidRPr="00844FA1">
        <w:rPr>
          <w:rFonts w:cs="B Nazanin" w:hint="cs"/>
          <w:sz w:val="28"/>
          <w:szCs w:val="28"/>
          <w:rtl/>
          <w:lang w:bidi="fa-IR"/>
        </w:rPr>
        <w:t>ی</w:t>
      </w:r>
      <w:r w:rsidRPr="00844FA1">
        <w:rPr>
          <w:rFonts w:cs="B Nazanin"/>
          <w:sz w:val="28"/>
          <w:szCs w:val="28"/>
          <w:rtl/>
          <w:lang w:bidi="fa-IR"/>
        </w:rPr>
        <w:t xml:space="preserve"> دهد</w:t>
      </w:r>
      <w:r>
        <w:rPr>
          <w:rFonts w:cs="B Nazanin" w:hint="cs"/>
          <w:sz w:val="28"/>
          <w:szCs w:val="28"/>
          <w:rtl/>
          <w:lang w:bidi="fa-IR"/>
        </w:rPr>
        <w:t>.</w:t>
      </w:r>
      <w:r w:rsidR="005C13BA">
        <w:rPr>
          <w:rFonts w:cs="B Nazanin" w:hint="cs"/>
          <w:sz w:val="28"/>
          <w:szCs w:val="28"/>
          <w:rtl/>
          <w:lang w:bidi="fa-IR"/>
        </w:rPr>
        <w:t xml:space="preserve">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sidR="006D2958" w:rsidRPr="00844FA1">
        <w:rPr>
          <w:rFonts w:cs="B Nazanin"/>
          <w:sz w:val="28"/>
          <w:szCs w:val="28"/>
          <w:rtl/>
          <w:lang w:bidi="fa-IR"/>
        </w:rPr>
        <w:t>ساختار</w:t>
      </w:r>
      <w:r w:rsidR="006D2958" w:rsidRPr="00844FA1">
        <w:rPr>
          <w:rFonts w:cs="B Nazanin" w:hint="cs"/>
          <w:sz w:val="28"/>
          <w:szCs w:val="28"/>
          <w:rtl/>
          <w:lang w:bidi="fa-IR"/>
        </w:rPr>
        <w:t>ی</w:t>
      </w:r>
      <w:r w:rsidR="006D2958" w:rsidRPr="00844FA1">
        <w:rPr>
          <w:rFonts w:cs="B Nazanin"/>
          <w:sz w:val="28"/>
          <w:szCs w:val="28"/>
          <w:rtl/>
          <w:lang w:bidi="fa-IR"/>
        </w:rPr>
        <w:t xml:space="preserve"> است که به طور گسترده ا</w:t>
      </w:r>
      <w:r w:rsidR="006D2958" w:rsidRPr="00844FA1">
        <w:rPr>
          <w:rFonts w:cs="B Nazanin" w:hint="cs"/>
          <w:sz w:val="28"/>
          <w:szCs w:val="28"/>
          <w:rtl/>
          <w:lang w:bidi="fa-IR"/>
        </w:rPr>
        <w:t>ی</w:t>
      </w:r>
      <w:r w:rsidR="006D2958" w:rsidRPr="00844FA1">
        <w:rPr>
          <w:rFonts w:cs="B Nazanin"/>
          <w:sz w:val="28"/>
          <w:szCs w:val="28"/>
          <w:rtl/>
          <w:lang w:bidi="fa-IR"/>
        </w:rPr>
        <w:t xml:space="preserve"> برا</w:t>
      </w:r>
      <w:r w:rsidR="006D2958" w:rsidRPr="00844FA1">
        <w:rPr>
          <w:rFonts w:cs="B Nazanin" w:hint="cs"/>
          <w:sz w:val="28"/>
          <w:szCs w:val="28"/>
          <w:rtl/>
          <w:lang w:bidi="fa-IR"/>
        </w:rPr>
        <w:t>ی</w:t>
      </w:r>
      <w:r w:rsidR="006D2958" w:rsidRPr="00844FA1">
        <w:rPr>
          <w:rFonts w:cs="B Nazanin"/>
          <w:sz w:val="28"/>
          <w:szCs w:val="28"/>
          <w:rtl/>
          <w:lang w:bidi="fa-IR"/>
        </w:rPr>
        <w:t xml:space="preserve"> </w:t>
      </w:r>
      <w:r w:rsidR="006D2958" w:rsidRPr="00844FA1">
        <w:rPr>
          <w:rFonts w:cs="B Nazanin" w:hint="cs"/>
          <w:sz w:val="28"/>
          <w:szCs w:val="28"/>
          <w:rtl/>
          <w:lang w:bidi="fa-IR"/>
        </w:rPr>
        <w:t>ثبت</w:t>
      </w:r>
      <w:r w:rsidR="006D2958" w:rsidRPr="00844FA1">
        <w:rPr>
          <w:rFonts w:cs="B Nazanin"/>
          <w:sz w:val="28"/>
          <w:szCs w:val="28"/>
          <w:rtl/>
          <w:lang w:bidi="fa-IR"/>
        </w:rPr>
        <w:t xml:space="preserve"> </w:t>
      </w:r>
      <w:r w:rsidR="006D2958" w:rsidRPr="00844FA1">
        <w:rPr>
          <w:rFonts w:cs="B Nazanin" w:hint="cs"/>
          <w:sz w:val="28"/>
          <w:szCs w:val="28"/>
          <w:rtl/>
          <w:lang w:bidi="fa-IR"/>
        </w:rPr>
        <w:t>معناها</w:t>
      </w:r>
      <w:r w:rsidR="006D2958" w:rsidRPr="00844FA1">
        <w:rPr>
          <w:rFonts w:cs="B Nazanin"/>
          <w:sz w:val="28"/>
          <w:szCs w:val="28"/>
          <w:rtl/>
          <w:lang w:bidi="fa-IR"/>
        </w:rPr>
        <w:t xml:space="preserve"> استفاده م</w:t>
      </w:r>
      <w:r w:rsidR="006D2958" w:rsidRPr="00844FA1">
        <w:rPr>
          <w:rFonts w:cs="B Nazanin" w:hint="cs"/>
          <w:sz w:val="28"/>
          <w:szCs w:val="28"/>
          <w:rtl/>
          <w:lang w:bidi="fa-IR"/>
        </w:rPr>
        <w:t>ی</w:t>
      </w:r>
      <w:r w:rsidR="005C13BA">
        <w:rPr>
          <w:rFonts w:cs="B Nazanin" w:hint="cs"/>
          <w:sz w:val="28"/>
          <w:szCs w:val="28"/>
          <w:rtl/>
          <w:lang w:bidi="fa-IR"/>
        </w:rPr>
        <w:t>‌</w:t>
      </w:r>
      <w:r w:rsidR="006D2958" w:rsidRPr="00844FA1">
        <w:rPr>
          <w:rFonts w:cs="B Nazanin"/>
          <w:sz w:val="28"/>
          <w:szCs w:val="28"/>
          <w:rtl/>
          <w:lang w:bidi="fa-IR"/>
        </w:rPr>
        <w:t>شود.</w:t>
      </w:r>
      <w:r w:rsidR="006D2958" w:rsidRPr="00844FA1">
        <w:rPr>
          <w:rFonts w:cs="B Nazanin" w:hint="cs"/>
          <w:sz w:val="28"/>
          <w:szCs w:val="28"/>
          <w:rtl/>
          <w:lang w:bidi="fa-IR"/>
        </w:rPr>
        <w:t xml:space="preserve"> برای مثال</w:t>
      </w:r>
      <w:r w:rsidR="006D2958" w:rsidRPr="00844FA1">
        <w:rPr>
          <w:rFonts w:cs="B Nazanin"/>
          <w:sz w:val="28"/>
          <w:szCs w:val="28"/>
          <w:rtl/>
          <w:lang w:bidi="fa-IR"/>
        </w:rPr>
        <w:t xml:space="preserve"> داده</w:t>
      </w:r>
      <w:r w:rsidR="006D2958" w:rsidRPr="00844FA1">
        <w:rPr>
          <w:rFonts w:cs="B Nazanin" w:hint="cs"/>
          <w:sz w:val="28"/>
          <w:szCs w:val="28"/>
          <w:rtl/>
          <w:lang w:bidi="fa-IR"/>
        </w:rPr>
        <w:t>‌</w:t>
      </w:r>
      <w:r w:rsidR="006D2958" w:rsidRPr="00844FA1">
        <w:rPr>
          <w:rFonts w:cs="B Nazanin"/>
          <w:sz w:val="28"/>
          <w:szCs w:val="28"/>
          <w:rtl/>
          <w:lang w:bidi="fa-IR"/>
        </w:rPr>
        <w:t>ها</w:t>
      </w:r>
      <w:r w:rsidR="006D2958" w:rsidRPr="00844FA1">
        <w:rPr>
          <w:rFonts w:cs="B Nazanin" w:hint="cs"/>
          <w:sz w:val="28"/>
          <w:szCs w:val="28"/>
          <w:rtl/>
          <w:lang w:bidi="fa-IR"/>
        </w:rPr>
        <w:t>ی</w:t>
      </w:r>
      <w:r w:rsidR="006D2958" w:rsidRPr="00844FA1">
        <w:rPr>
          <w:rFonts w:cs="B Nazanin"/>
          <w:sz w:val="28"/>
          <w:szCs w:val="28"/>
          <w:rtl/>
          <w:lang w:bidi="fa-IR"/>
        </w:rPr>
        <w:t xml:space="preserve"> ف</w:t>
      </w:r>
      <w:r w:rsidR="006D2958" w:rsidRPr="00844FA1">
        <w:rPr>
          <w:rFonts w:cs="B Nazanin" w:hint="cs"/>
          <w:sz w:val="28"/>
          <w:szCs w:val="28"/>
          <w:rtl/>
          <w:lang w:bidi="fa-IR"/>
        </w:rPr>
        <w:t>ی</w:t>
      </w:r>
      <w:r w:rsidR="006D2958" w:rsidRPr="00844FA1">
        <w:rPr>
          <w:rFonts w:cs="B Nazanin" w:hint="eastAsia"/>
          <w:sz w:val="28"/>
          <w:szCs w:val="28"/>
          <w:rtl/>
          <w:lang w:bidi="fa-IR"/>
        </w:rPr>
        <w:t>لم</w:t>
      </w:r>
      <w:r w:rsidR="006D2958" w:rsidRPr="00844FA1">
        <w:rPr>
          <w:rFonts w:cs="B Nazanin"/>
          <w:sz w:val="28"/>
          <w:szCs w:val="28"/>
          <w:rtl/>
          <w:lang w:bidi="fa-IR"/>
        </w:rPr>
        <w:t xml:space="preserve"> </w:t>
      </w:r>
      <w:r w:rsidR="006D2958" w:rsidRPr="00844FA1">
        <w:rPr>
          <w:rFonts w:cs="B Nazanin"/>
          <w:sz w:val="28"/>
          <w:szCs w:val="28"/>
          <w:lang w:bidi="fa-IR"/>
        </w:rPr>
        <w:t>IMDB</w:t>
      </w:r>
      <w:r w:rsidR="006D2958" w:rsidRPr="00844FA1">
        <w:rPr>
          <w:rFonts w:cs="B Nazanin"/>
          <w:sz w:val="28"/>
          <w:szCs w:val="28"/>
          <w:rtl/>
          <w:lang w:bidi="fa-IR"/>
        </w:rPr>
        <w:t xml:space="preserve"> که در شکل </w:t>
      </w:r>
      <w:r w:rsidR="005C13BA">
        <w:rPr>
          <w:rFonts w:cs="B Nazanin" w:hint="cs"/>
          <w:sz w:val="28"/>
          <w:szCs w:val="28"/>
          <w:rtl/>
          <w:lang w:bidi="fa-IR"/>
        </w:rPr>
        <w:t>2.1</w:t>
      </w:r>
      <w:r w:rsidR="006D2958" w:rsidRPr="00844FA1">
        <w:rPr>
          <w:rFonts w:cs="B Nazanin"/>
          <w:sz w:val="28"/>
          <w:szCs w:val="28"/>
          <w:rtl/>
          <w:lang w:bidi="fa-IR"/>
        </w:rPr>
        <w:t xml:space="preserve"> (</w:t>
      </w:r>
      <w:r w:rsidR="006D2958" w:rsidRPr="00844FA1">
        <w:rPr>
          <w:rFonts w:cs="B Nazanin"/>
          <w:sz w:val="28"/>
          <w:szCs w:val="28"/>
          <w:lang w:bidi="fa-IR"/>
        </w:rPr>
        <w:t>a</w:t>
      </w:r>
      <w:r w:rsidR="006D2958" w:rsidRPr="00844FA1">
        <w:rPr>
          <w:rFonts w:cs="B Nazanin"/>
          <w:sz w:val="28"/>
          <w:szCs w:val="28"/>
          <w:rtl/>
          <w:lang w:bidi="fa-IR"/>
        </w:rPr>
        <w:t xml:space="preserve">) نشان داده شده است ، شامل سه نوع </w:t>
      </w:r>
      <w:r w:rsidR="00551C59">
        <w:rPr>
          <w:rFonts w:cs="B Nazanin" w:hint="cs"/>
          <w:sz w:val="28"/>
          <w:szCs w:val="28"/>
          <w:rtl/>
          <w:lang w:bidi="fa-IR"/>
        </w:rPr>
        <w:t>گره</w:t>
      </w:r>
      <w:r w:rsidR="006D2958" w:rsidRPr="00844FA1">
        <w:rPr>
          <w:rFonts w:cs="B Nazanin"/>
          <w:sz w:val="28"/>
          <w:szCs w:val="28"/>
          <w:rtl/>
          <w:lang w:bidi="fa-IR"/>
        </w:rPr>
        <w:t xml:space="preserve"> ف</w:t>
      </w:r>
      <w:r w:rsidR="006D2958" w:rsidRPr="00844FA1">
        <w:rPr>
          <w:rFonts w:cs="B Nazanin" w:hint="cs"/>
          <w:sz w:val="28"/>
          <w:szCs w:val="28"/>
          <w:rtl/>
          <w:lang w:bidi="fa-IR"/>
        </w:rPr>
        <w:t>ی</w:t>
      </w:r>
      <w:r w:rsidR="006D2958" w:rsidRPr="00844FA1">
        <w:rPr>
          <w:rFonts w:cs="B Nazanin" w:hint="eastAsia"/>
          <w:sz w:val="28"/>
          <w:szCs w:val="28"/>
          <w:rtl/>
          <w:lang w:bidi="fa-IR"/>
        </w:rPr>
        <w:t>لم</w:t>
      </w:r>
      <w:r w:rsidR="006D2958" w:rsidRPr="00844FA1">
        <w:rPr>
          <w:rFonts w:cs="B Nazanin"/>
          <w:sz w:val="28"/>
          <w:szCs w:val="28"/>
          <w:rtl/>
          <w:lang w:bidi="fa-IR"/>
        </w:rPr>
        <w:t xml:space="preserve"> ، باز</w:t>
      </w:r>
      <w:r w:rsidR="006D2958" w:rsidRPr="00844FA1">
        <w:rPr>
          <w:rFonts w:cs="B Nazanin" w:hint="cs"/>
          <w:sz w:val="28"/>
          <w:szCs w:val="28"/>
          <w:rtl/>
          <w:lang w:bidi="fa-IR"/>
        </w:rPr>
        <w:t>ی</w:t>
      </w:r>
      <w:r w:rsidR="006D2958" w:rsidRPr="00844FA1">
        <w:rPr>
          <w:rFonts w:cs="B Nazanin" w:hint="eastAsia"/>
          <w:sz w:val="28"/>
          <w:szCs w:val="28"/>
          <w:rtl/>
          <w:lang w:bidi="fa-IR"/>
        </w:rPr>
        <w:t>گر</w:t>
      </w:r>
      <w:r w:rsidR="006D2958" w:rsidRPr="00844FA1">
        <w:rPr>
          <w:rFonts w:cs="B Nazanin"/>
          <w:sz w:val="28"/>
          <w:szCs w:val="28"/>
          <w:rtl/>
          <w:lang w:bidi="fa-IR"/>
        </w:rPr>
        <w:t xml:space="preserve"> و کارگردان است.</w:t>
      </w:r>
      <w:r w:rsidR="006D2958" w:rsidRPr="00844FA1">
        <w:rPr>
          <w:rFonts w:cs="B Nazanin" w:hint="cs"/>
          <w:sz w:val="28"/>
          <w:szCs w:val="28"/>
          <w:rtl/>
          <w:lang w:bidi="fa-IR"/>
        </w:rPr>
        <w:t xml:space="preserve"> </w:t>
      </w:r>
      <w:r w:rsidR="006D2958" w:rsidRPr="00844FA1">
        <w:rPr>
          <w:rFonts w:cs="B Nazanin"/>
          <w:sz w:val="28"/>
          <w:szCs w:val="28"/>
          <w:rtl/>
          <w:lang w:bidi="fa-IR"/>
        </w:rPr>
        <w:t>رابطه</w:t>
      </w:r>
      <w:r w:rsidR="006D2958" w:rsidRPr="00844FA1">
        <w:rPr>
          <w:rFonts w:cs="B Nazanin" w:hint="cs"/>
          <w:sz w:val="28"/>
          <w:szCs w:val="28"/>
          <w:rtl/>
          <w:lang w:bidi="fa-IR"/>
        </w:rPr>
        <w:t>‌ی</w:t>
      </w:r>
      <w:r w:rsidR="006D2958" w:rsidRPr="00844FA1">
        <w:rPr>
          <w:rFonts w:cs="B Nazanin"/>
          <w:sz w:val="28"/>
          <w:szCs w:val="28"/>
          <w:rtl/>
          <w:lang w:bidi="fa-IR"/>
        </w:rPr>
        <w:t xml:space="preserve"> ب</w:t>
      </w:r>
      <w:r w:rsidR="006D2958" w:rsidRPr="00844FA1">
        <w:rPr>
          <w:rFonts w:cs="B Nazanin" w:hint="cs"/>
          <w:sz w:val="28"/>
          <w:szCs w:val="28"/>
          <w:rtl/>
          <w:lang w:bidi="fa-IR"/>
        </w:rPr>
        <w:t>ی</w:t>
      </w:r>
      <w:r w:rsidR="006D2958" w:rsidRPr="00844FA1">
        <w:rPr>
          <w:rFonts w:cs="B Nazanin" w:hint="eastAsia"/>
          <w:sz w:val="28"/>
          <w:szCs w:val="28"/>
          <w:rtl/>
          <w:lang w:bidi="fa-IR"/>
        </w:rPr>
        <w:t>ن</w:t>
      </w:r>
      <w:r w:rsidR="006D2958" w:rsidRPr="00844FA1">
        <w:rPr>
          <w:rFonts w:cs="B Nazanin"/>
          <w:sz w:val="28"/>
          <w:szCs w:val="28"/>
          <w:rtl/>
          <w:lang w:bidi="fa-IR"/>
        </w:rPr>
        <w:t xml:space="preserve"> دو ف</w:t>
      </w:r>
      <w:r w:rsidR="006D2958" w:rsidRPr="00844FA1">
        <w:rPr>
          <w:rFonts w:cs="B Nazanin" w:hint="cs"/>
          <w:sz w:val="28"/>
          <w:szCs w:val="28"/>
          <w:rtl/>
          <w:lang w:bidi="fa-IR"/>
        </w:rPr>
        <w:t>ی</w:t>
      </w:r>
      <w:r w:rsidR="006D2958" w:rsidRPr="00844FA1">
        <w:rPr>
          <w:rFonts w:cs="B Nazanin" w:hint="eastAsia"/>
          <w:sz w:val="28"/>
          <w:szCs w:val="28"/>
          <w:rtl/>
          <w:lang w:bidi="fa-IR"/>
        </w:rPr>
        <w:t>لم</w:t>
      </w:r>
      <w:r w:rsidR="006D2958" w:rsidRPr="00844FA1">
        <w:rPr>
          <w:rFonts w:cs="B Nazanin"/>
          <w:sz w:val="28"/>
          <w:szCs w:val="28"/>
          <w:rtl/>
          <w:lang w:bidi="fa-IR"/>
        </w:rPr>
        <w:t xml:space="preserve"> را م</w:t>
      </w:r>
      <w:r w:rsidR="006D2958" w:rsidRPr="00844FA1">
        <w:rPr>
          <w:rFonts w:cs="B Nazanin" w:hint="cs"/>
          <w:sz w:val="28"/>
          <w:szCs w:val="28"/>
          <w:rtl/>
          <w:lang w:bidi="fa-IR"/>
        </w:rPr>
        <w:t>ی</w:t>
      </w:r>
      <w:r w:rsidR="006D2958" w:rsidRPr="00844FA1">
        <w:rPr>
          <w:rFonts w:cs="B Nazanin"/>
          <w:sz w:val="28"/>
          <w:szCs w:val="28"/>
          <w:rtl/>
          <w:lang w:bidi="fa-IR"/>
        </w:rPr>
        <w:t xml:space="preserve"> توان با </w:t>
      </w:r>
      <w:r w:rsidR="006D2958" w:rsidRPr="00844FA1">
        <w:rPr>
          <w:rFonts w:cs="B Nazanin" w:hint="cs"/>
          <w:sz w:val="28"/>
          <w:szCs w:val="28"/>
          <w:rtl/>
          <w:lang w:bidi="fa-IR"/>
        </w:rPr>
        <w:t>فرا-</w:t>
      </w:r>
      <w:r w:rsidR="006D2958" w:rsidRPr="00844FA1">
        <w:rPr>
          <w:rFonts w:cs="B Nazanin"/>
          <w:sz w:val="28"/>
          <w:szCs w:val="28"/>
          <w:rtl/>
          <w:lang w:bidi="fa-IR"/>
        </w:rPr>
        <w:t>مس</w:t>
      </w:r>
      <w:r w:rsidR="006D2958" w:rsidRPr="00844FA1">
        <w:rPr>
          <w:rFonts w:cs="B Nazanin" w:hint="cs"/>
          <w:sz w:val="28"/>
          <w:szCs w:val="28"/>
          <w:rtl/>
          <w:lang w:bidi="fa-IR"/>
        </w:rPr>
        <w:t>ی</w:t>
      </w:r>
      <w:r w:rsidR="006D2958" w:rsidRPr="00844FA1">
        <w:rPr>
          <w:rFonts w:cs="B Nazanin" w:hint="eastAsia"/>
          <w:sz w:val="28"/>
          <w:szCs w:val="28"/>
          <w:rtl/>
          <w:lang w:bidi="fa-IR"/>
        </w:rPr>
        <w:t>ر</w:t>
      </w:r>
      <w:r w:rsidR="006D2958" w:rsidRPr="00844FA1">
        <w:rPr>
          <w:rFonts w:cs="B Nazanin"/>
          <w:sz w:val="28"/>
          <w:szCs w:val="28"/>
          <w:rtl/>
          <w:lang w:bidi="fa-IR"/>
        </w:rPr>
        <w:t xml:space="preserve"> ف</w:t>
      </w:r>
      <w:r w:rsidR="006D2958" w:rsidRPr="00844FA1">
        <w:rPr>
          <w:rFonts w:cs="B Nazanin" w:hint="cs"/>
          <w:sz w:val="28"/>
          <w:szCs w:val="28"/>
          <w:rtl/>
          <w:lang w:bidi="fa-IR"/>
        </w:rPr>
        <w:t>ی</w:t>
      </w:r>
      <w:r w:rsidR="006D2958" w:rsidRPr="00844FA1">
        <w:rPr>
          <w:rFonts w:cs="B Nazanin" w:hint="eastAsia"/>
          <w:sz w:val="28"/>
          <w:szCs w:val="28"/>
          <w:rtl/>
          <w:lang w:bidi="fa-IR"/>
        </w:rPr>
        <w:t>لم</w:t>
      </w:r>
      <w:r w:rsidR="006D2958" w:rsidRPr="00844FA1">
        <w:rPr>
          <w:rFonts w:cs="B Nazanin"/>
          <w:sz w:val="28"/>
          <w:szCs w:val="28"/>
          <w:rtl/>
          <w:lang w:bidi="fa-IR"/>
        </w:rPr>
        <w:t>-باز</w:t>
      </w:r>
      <w:r w:rsidR="006D2958" w:rsidRPr="00844FA1">
        <w:rPr>
          <w:rFonts w:cs="B Nazanin" w:hint="cs"/>
          <w:sz w:val="28"/>
          <w:szCs w:val="28"/>
          <w:rtl/>
          <w:lang w:bidi="fa-IR"/>
        </w:rPr>
        <w:t>ی</w:t>
      </w:r>
      <w:r w:rsidR="006D2958" w:rsidRPr="00844FA1">
        <w:rPr>
          <w:rFonts w:cs="B Nazanin" w:hint="eastAsia"/>
          <w:sz w:val="28"/>
          <w:szCs w:val="28"/>
          <w:rtl/>
          <w:lang w:bidi="fa-IR"/>
        </w:rPr>
        <w:t>گر</w:t>
      </w:r>
      <w:r w:rsidR="006D2958" w:rsidRPr="00844FA1">
        <w:rPr>
          <w:rFonts w:cs="B Nazanin"/>
          <w:sz w:val="28"/>
          <w:szCs w:val="28"/>
          <w:rtl/>
          <w:lang w:bidi="fa-IR"/>
        </w:rPr>
        <w:t>-ف</w:t>
      </w:r>
      <w:r w:rsidR="006D2958" w:rsidRPr="00844FA1">
        <w:rPr>
          <w:rFonts w:cs="B Nazanin" w:hint="cs"/>
          <w:sz w:val="28"/>
          <w:szCs w:val="28"/>
          <w:rtl/>
          <w:lang w:bidi="fa-IR"/>
        </w:rPr>
        <w:t>ی</w:t>
      </w:r>
      <w:r w:rsidR="006D2958" w:rsidRPr="00844FA1">
        <w:rPr>
          <w:rFonts w:cs="B Nazanin" w:hint="eastAsia"/>
          <w:sz w:val="28"/>
          <w:szCs w:val="28"/>
          <w:rtl/>
          <w:lang w:bidi="fa-IR"/>
        </w:rPr>
        <w:t>لم</w:t>
      </w:r>
      <w:r w:rsidR="006D2958" w:rsidRPr="00844FA1">
        <w:rPr>
          <w:rFonts w:cs="B Nazanin"/>
          <w:sz w:val="28"/>
          <w:szCs w:val="28"/>
          <w:rtl/>
          <w:lang w:bidi="fa-IR"/>
        </w:rPr>
        <w:t xml:space="preserve"> (</w:t>
      </w:r>
      <w:r w:rsidR="006D2958" w:rsidRPr="00844FA1">
        <w:rPr>
          <w:rFonts w:cs="B Nazanin"/>
          <w:sz w:val="28"/>
          <w:szCs w:val="28"/>
          <w:lang w:bidi="fa-IR"/>
        </w:rPr>
        <w:t>MAM</w:t>
      </w:r>
      <w:r w:rsidR="006D2958" w:rsidRPr="00844FA1">
        <w:rPr>
          <w:rFonts w:cs="B Nazanin"/>
          <w:sz w:val="28"/>
          <w:szCs w:val="28"/>
          <w:rtl/>
          <w:lang w:bidi="fa-IR"/>
        </w:rPr>
        <w:t xml:space="preserve">) </w:t>
      </w:r>
      <w:r w:rsidR="006D2958" w:rsidRPr="00844FA1">
        <w:rPr>
          <w:rFonts w:cs="B Nazanin" w:hint="cs"/>
          <w:sz w:val="28"/>
          <w:szCs w:val="28"/>
          <w:rtl/>
          <w:lang w:bidi="fa-IR"/>
        </w:rPr>
        <w:t>نشان داد</w:t>
      </w:r>
      <w:r w:rsidR="006D2958" w:rsidRPr="00844FA1">
        <w:rPr>
          <w:rFonts w:cs="B Nazanin"/>
          <w:sz w:val="28"/>
          <w:szCs w:val="28"/>
          <w:rtl/>
          <w:lang w:bidi="fa-IR"/>
        </w:rPr>
        <w:t xml:space="preserve"> که رابطه باز</w:t>
      </w:r>
      <w:r w:rsidR="006D2958" w:rsidRPr="00844FA1">
        <w:rPr>
          <w:rFonts w:cs="B Nazanin" w:hint="cs"/>
          <w:sz w:val="28"/>
          <w:szCs w:val="28"/>
          <w:rtl/>
          <w:lang w:bidi="fa-IR"/>
        </w:rPr>
        <w:t>ی</w:t>
      </w:r>
      <w:r w:rsidR="006D2958" w:rsidRPr="00844FA1">
        <w:rPr>
          <w:rFonts w:cs="B Nazanin" w:hint="eastAsia"/>
          <w:sz w:val="28"/>
          <w:szCs w:val="28"/>
          <w:rtl/>
          <w:lang w:bidi="fa-IR"/>
        </w:rPr>
        <w:t>گر</w:t>
      </w:r>
      <w:r w:rsidR="006D2958" w:rsidRPr="00844FA1">
        <w:rPr>
          <w:rFonts w:cs="B Nazanin"/>
          <w:sz w:val="28"/>
          <w:szCs w:val="28"/>
          <w:rtl/>
          <w:lang w:bidi="fa-IR"/>
        </w:rPr>
        <w:t xml:space="preserve"> مشترک </w:t>
      </w:r>
      <w:r w:rsidR="006D2958" w:rsidRPr="00844FA1">
        <w:rPr>
          <w:rFonts w:cs="B Nazanin" w:hint="cs"/>
          <w:sz w:val="28"/>
          <w:szCs w:val="28"/>
          <w:rtl/>
          <w:lang w:bidi="fa-IR"/>
        </w:rPr>
        <w:t xml:space="preserve">بودن در دو فیلم </w:t>
      </w:r>
      <w:r w:rsidR="006D2958" w:rsidRPr="00844FA1">
        <w:rPr>
          <w:rFonts w:cs="B Nazanin"/>
          <w:sz w:val="28"/>
          <w:szCs w:val="28"/>
          <w:rtl/>
          <w:lang w:bidi="fa-IR"/>
        </w:rPr>
        <w:t>را توص</w:t>
      </w:r>
      <w:r w:rsidR="006D2958" w:rsidRPr="00844FA1">
        <w:rPr>
          <w:rFonts w:cs="B Nazanin" w:hint="cs"/>
          <w:sz w:val="28"/>
          <w:szCs w:val="28"/>
          <w:rtl/>
          <w:lang w:bidi="fa-IR"/>
        </w:rPr>
        <w:t>ی</w:t>
      </w:r>
      <w:r w:rsidR="006D2958" w:rsidRPr="00844FA1">
        <w:rPr>
          <w:rFonts w:cs="B Nazanin" w:hint="eastAsia"/>
          <w:sz w:val="28"/>
          <w:szCs w:val="28"/>
          <w:rtl/>
          <w:lang w:bidi="fa-IR"/>
        </w:rPr>
        <w:t>ف</w:t>
      </w:r>
      <w:r w:rsidR="006D2958" w:rsidRPr="00844FA1">
        <w:rPr>
          <w:rFonts w:cs="B Nazanin"/>
          <w:sz w:val="28"/>
          <w:szCs w:val="28"/>
          <w:rtl/>
          <w:lang w:bidi="fa-IR"/>
        </w:rPr>
        <w:t xml:space="preserve"> م</w:t>
      </w:r>
      <w:r w:rsidR="006D2958" w:rsidRPr="00844FA1">
        <w:rPr>
          <w:rFonts w:cs="B Nazanin" w:hint="cs"/>
          <w:sz w:val="28"/>
          <w:szCs w:val="28"/>
          <w:rtl/>
          <w:lang w:bidi="fa-IR"/>
        </w:rPr>
        <w:t>ی</w:t>
      </w:r>
      <w:r w:rsidR="006D2958" w:rsidRPr="00844FA1">
        <w:rPr>
          <w:rFonts w:cs="B Nazanin"/>
          <w:sz w:val="28"/>
          <w:szCs w:val="28"/>
          <w:rtl/>
          <w:lang w:bidi="fa-IR"/>
        </w:rPr>
        <w:t xml:space="preserve"> کند ، در حال</w:t>
      </w:r>
      <w:r w:rsidR="006D2958" w:rsidRPr="00844FA1">
        <w:rPr>
          <w:rFonts w:cs="B Nazanin" w:hint="cs"/>
          <w:sz w:val="28"/>
          <w:szCs w:val="28"/>
          <w:rtl/>
          <w:lang w:bidi="fa-IR"/>
        </w:rPr>
        <w:t>ی</w:t>
      </w:r>
      <w:r w:rsidR="006D2958" w:rsidRPr="00844FA1">
        <w:rPr>
          <w:rFonts w:cs="B Nazanin"/>
          <w:sz w:val="28"/>
          <w:szCs w:val="28"/>
          <w:rtl/>
          <w:lang w:bidi="fa-IR"/>
        </w:rPr>
        <w:t xml:space="preserve"> که ف</w:t>
      </w:r>
      <w:r w:rsidR="006D2958" w:rsidRPr="00844FA1">
        <w:rPr>
          <w:rFonts w:cs="B Nazanin" w:hint="cs"/>
          <w:sz w:val="28"/>
          <w:szCs w:val="28"/>
          <w:rtl/>
          <w:lang w:bidi="fa-IR"/>
        </w:rPr>
        <w:t>ی</w:t>
      </w:r>
      <w:r w:rsidR="006D2958" w:rsidRPr="00844FA1">
        <w:rPr>
          <w:rFonts w:cs="B Nazanin" w:hint="eastAsia"/>
          <w:sz w:val="28"/>
          <w:szCs w:val="28"/>
          <w:rtl/>
          <w:lang w:bidi="fa-IR"/>
        </w:rPr>
        <w:t>لم</w:t>
      </w:r>
      <w:r w:rsidR="006D2958" w:rsidRPr="00844FA1">
        <w:rPr>
          <w:rFonts w:cs="B Nazanin"/>
          <w:sz w:val="28"/>
          <w:szCs w:val="28"/>
          <w:rtl/>
          <w:lang w:bidi="fa-IR"/>
        </w:rPr>
        <w:t>-کارگردان-ف</w:t>
      </w:r>
      <w:r w:rsidR="006D2958" w:rsidRPr="00844FA1">
        <w:rPr>
          <w:rFonts w:cs="B Nazanin" w:hint="cs"/>
          <w:sz w:val="28"/>
          <w:szCs w:val="28"/>
          <w:rtl/>
          <w:lang w:bidi="fa-IR"/>
        </w:rPr>
        <w:t>ی</w:t>
      </w:r>
      <w:r w:rsidR="006D2958" w:rsidRPr="00844FA1">
        <w:rPr>
          <w:rFonts w:cs="B Nazanin" w:hint="eastAsia"/>
          <w:sz w:val="28"/>
          <w:szCs w:val="28"/>
          <w:rtl/>
          <w:lang w:bidi="fa-IR"/>
        </w:rPr>
        <w:t>لم</w:t>
      </w:r>
      <w:r w:rsidR="006D2958" w:rsidRPr="00844FA1">
        <w:rPr>
          <w:rFonts w:cs="B Nazanin"/>
          <w:sz w:val="28"/>
          <w:szCs w:val="28"/>
          <w:rtl/>
          <w:lang w:bidi="fa-IR"/>
        </w:rPr>
        <w:t xml:space="preserve"> (</w:t>
      </w:r>
      <w:r w:rsidR="006D2958" w:rsidRPr="00844FA1">
        <w:rPr>
          <w:rFonts w:cs="B Nazanin"/>
          <w:sz w:val="28"/>
          <w:szCs w:val="28"/>
          <w:lang w:bidi="fa-IR"/>
        </w:rPr>
        <w:t>MDM</w:t>
      </w:r>
      <w:r w:rsidR="006D2958" w:rsidRPr="00844FA1">
        <w:rPr>
          <w:rFonts w:cs="B Nazanin"/>
          <w:sz w:val="28"/>
          <w:szCs w:val="28"/>
          <w:rtl/>
          <w:lang w:bidi="fa-IR"/>
        </w:rPr>
        <w:t>) به معنا</w:t>
      </w:r>
      <w:r w:rsidR="006D2958" w:rsidRPr="00844FA1">
        <w:rPr>
          <w:rFonts w:cs="B Nazanin" w:hint="cs"/>
          <w:sz w:val="28"/>
          <w:szCs w:val="28"/>
          <w:rtl/>
          <w:lang w:bidi="fa-IR"/>
        </w:rPr>
        <w:t>ی</w:t>
      </w:r>
      <w:r w:rsidR="006D2958" w:rsidRPr="00844FA1">
        <w:rPr>
          <w:rFonts w:cs="B Nazanin"/>
          <w:sz w:val="28"/>
          <w:szCs w:val="28"/>
          <w:rtl/>
          <w:lang w:bidi="fa-IR"/>
        </w:rPr>
        <w:t xml:space="preserve"> کارگردان</w:t>
      </w:r>
      <w:r w:rsidR="006D2958" w:rsidRPr="00844FA1">
        <w:rPr>
          <w:rFonts w:cs="B Nazanin" w:hint="cs"/>
          <w:sz w:val="28"/>
          <w:szCs w:val="28"/>
          <w:rtl/>
          <w:lang w:bidi="fa-IR"/>
        </w:rPr>
        <w:t>ی</w:t>
      </w:r>
      <w:r w:rsidR="006D2958" w:rsidRPr="00844FA1">
        <w:rPr>
          <w:rFonts w:cs="B Nazanin"/>
          <w:sz w:val="28"/>
          <w:szCs w:val="28"/>
          <w:rtl/>
          <w:lang w:bidi="fa-IR"/>
        </w:rPr>
        <w:t xml:space="preserve"> آنها توسط همان کارگردان است.</w:t>
      </w:r>
      <w:r w:rsidR="005408BC">
        <w:rPr>
          <w:rFonts w:cs="B Nazanin" w:hint="cs"/>
          <w:sz w:val="28"/>
          <w:szCs w:val="28"/>
          <w:rtl/>
          <w:lang w:bidi="fa-IR"/>
        </w:rPr>
        <w:t xml:space="preserve"> </w:t>
      </w:r>
    </w:p>
    <w:p w14:paraId="01F6D3A9" w14:textId="11ECF857" w:rsidR="00860288" w:rsidRPr="00844FA1" w:rsidRDefault="00860288" w:rsidP="00B4535B">
      <w:pPr>
        <w:bidi/>
        <w:jc w:val="both"/>
        <w:rPr>
          <w:rFonts w:cs="B Nazanin"/>
          <w:sz w:val="28"/>
          <w:szCs w:val="28"/>
          <w:rtl/>
          <w:lang w:bidi="fa-IR"/>
        </w:rPr>
      </w:pPr>
      <w:r w:rsidRPr="00844FA1">
        <w:rPr>
          <w:rFonts w:cs="B Nazanin"/>
          <w:sz w:val="28"/>
          <w:szCs w:val="28"/>
          <w:rtl/>
          <w:lang w:bidi="fa-IR"/>
        </w:rPr>
        <w:t xml:space="preserve">با توجه به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sidRPr="00844FA1">
        <w:rPr>
          <w:rFonts w:cs="B Nazanin"/>
          <w:sz w:val="28"/>
          <w:szCs w:val="28"/>
          <w:lang w:bidi="fa-IR"/>
        </w:rPr>
        <w:t>Φ</w:t>
      </w:r>
      <w:r w:rsidRPr="00844FA1">
        <w:rPr>
          <w:rFonts w:cs="B Nazanin"/>
          <w:sz w:val="28"/>
          <w:szCs w:val="28"/>
          <w:rtl/>
          <w:lang w:bidi="fa-IR"/>
        </w:rPr>
        <w:t xml:space="preserve"> ، مجموعه</w:t>
      </w:r>
      <w:r w:rsidRPr="00844FA1">
        <w:rPr>
          <w:rFonts w:cs="B Nazanin" w:hint="cs"/>
          <w:sz w:val="28"/>
          <w:szCs w:val="28"/>
          <w:rtl/>
          <w:lang w:bidi="fa-IR"/>
        </w:rPr>
        <w:t>‌</w:t>
      </w:r>
      <w:r w:rsidRPr="00844FA1">
        <w:rPr>
          <w:rFonts w:cs="B Nazanin"/>
          <w:sz w:val="28"/>
          <w:szCs w:val="28"/>
          <w:rtl/>
          <w:lang w:bidi="fa-IR"/>
        </w:rPr>
        <w:t>ا</w:t>
      </w:r>
      <w:r w:rsidRPr="00844FA1">
        <w:rPr>
          <w:rFonts w:cs="B Nazanin" w:hint="cs"/>
          <w:sz w:val="28"/>
          <w:szCs w:val="28"/>
          <w:rtl/>
          <w:lang w:bidi="fa-IR"/>
        </w:rPr>
        <w:t>ی</w:t>
      </w:r>
      <w:r w:rsidRPr="00844FA1">
        <w:rPr>
          <w:rFonts w:cs="B Nazanin"/>
          <w:sz w:val="28"/>
          <w:szCs w:val="28"/>
          <w:rtl/>
          <w:lang w:bidi="fa-IR"/>
        </w:rPr>
        <w:t xml:space="preserve"> از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مبتن</w:t>
      </w:r>
      <w:r w:rsidRPr="00844FA1">
        <w:rPr>
          <w:rFonts w:cs="B Nazanin" w:hint="cs"/>
          <w:sz w:val="28"/>
          <w:szCs w:val="28"/>
          <w:rtl/>
          <w:lang w:bidi="fa-IR"/>
        </w:rPr>
        <w:t>ی</w:t>
      </w:r>
      <w:r w:rsidRPr="00844FA1">
        <w:rPr>
          <w:rFonts w:cs="B Nazanin"/>
          <w:sz w:val="28"/>
          <w:szCs w:val="28"/>
          <w:rtl/>
          <w:lang w:bidi="fa-IR"/>
        </w:rPr>
        <w:t xml:space="preserve"> بر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هر </w:t>
      </w:r>
      <w:r>
        <w:rPr>
          <w:rFonts w:cs="B Nazanin" w:hint="cs"/>
          <w:sz w:val="28"/>
          <w:szCs w:val="28"/>
          <w:rtl/>
          <w:lang w:bidi="fa-IR"/>
        </w:rPr>
        <w:t>گره</w:t>
      </w:r>
      <w:r w:rsidRPr="00844FA1">
        <w:rPr>
          <w:rFonts w:cs="B Nazanin"/>
          <w:sz w:val="28"/>
          <w:szCs w:val="28"/>
          <w:rtl/>
          <w:lang w:bidi="fa-IR"/>
        </w:rPr>
        <w:t xml:space="preserve"> وجود دارد که م</w:t>
      </w:r>
      <w:r w:rsidRPr="00844FA1">
        <w:rPr>
          <w:rFonts w:cs="B Nazanin" w:hint="cs"/>
          <w:sz w:val="28"/>
          <w:szCs w:val="28"/>
          <w:rtl/>
          <w:lang w:bidi="fa-IR"/>
        </w:rPr>
        <w:t>ی‌</w:t>
      </w:r>
      <w:r w:rsidRPr="00844FA1">
        <w:rPr>
          <w:rFonts w:cs="B Nazanin"/>
          <w:sz w:val="28"/>
          <w:szCs w:val="28"/>
          <w:rtl/>
          <w:lang w:bidi="fa-IR"/>
        </w:rPr>
        <w:t>تواند اطلاعات مختلف ساختار و معان</w:t>
      </w:r>
      <w:r w:rsidRPr="00844FA1">
        <w:rPr>
          <w:rFonts w:cs="B Nazanin" w:hint="cs"/>
          <w:sz w:val="28"/>
          <w:szCs w:val="28"/>
          <w:rtl/>
          <w:lang w:bidi="fa-IR"/>
        </w:rPr>
        <w:t>ی</w:t>
      </w:r>
      <w:r w:rsidRPr="00844FA1">
        <w:rPr>
          <w:rFonts w:cs="B Nazanin"/>
          <w:sz w:val="28"/>
          <w:szCs w:val="28"/>
          <w:rtl/>
          <w:lang w:bidi="fa-IR"/>
        </w:rPr>
        <w:t xml:space="preserve"> غن</w:t>
      </w:r>
      <w:r w:rsidRPr="00844FA1">
        <w:rPr>
          <w:rFonts w:cs="B Nazanin" w:hint="cs"/>
          <w:sz w:val="28"/>
          <w:szCs w:val="28"/>
          <w:rtl/>
          <w:lang w:bidi="fa-IR"/>
        </w:rPr>
        <w:t>ی</w:t>
      </w:r>
      <w:r w:rsidRPr="00844FA1">
        <w:rPr>
          <w:rFonts w:cs="B Nazanin"/>
          <w:sz w:val="28"/>
          <w:szCs w:val="28"/>
          <w:rtl/>
          <w:lang w:bidi="fa-IR"/>
        </w:rPr>
        <w:t xml:space="preserve"> را در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w:t>
      </w:r>
      <w:r w:rsidRPr="00844FA1">
        <w:rPr>
          <w:rFonts w:cs="B Nazanin" w:hint="cs"/>
          <w:sz w:val="28"/>
          <w:szCs w:val="28"/>
          <w:rtl/>
          <w:lang w:bidi="fa-IR"/>
        </w:rPr>
        <w:t>گراف نامتجانس</w:t>
      </w:r>
      <w:r w:rsidRPr="00844FA1">
        <w:rPr>
          <w:rFonts w:cs="B Nazanin"/>
          <w:sz w:val="28"/>
          <w:szCs w:val="28"/>
          <w:rtl/>
          <w:lang w:bidi="fa-IR"/>
        </w:rPr>
        <w:t xml:space="preserve"> نشان دهد.</w:t>
      </w:r>
      <w:r w:rsidRPr="00844FA1">
        <w:rPr>
          <w:rFonts w:cs="B Nazanin" w:hint="cs"/>
          <w:sz w:val="28"/>
          <w:szCs w:val="28"/>
          <w:rtl/>
          <w:lang w:bidi="fa-IR"/>
        </w:rPr>
        <w:t xml:space="preserve"> </w:t>
      </w:r>
    </w:p>
    <w:p w14:paraId="7522BD61" w14:textId="05F013D2" w:rsidR="00860288" w:rsidRPr="00844FA1" w:rsidRDefault="00860288" w:rsidP="00B4535B">
      <w:pPr>
        <w:bidi/>
        <w:jc w:val="both"/>
        <w:rPr>
          <w:rFonts w:cs="B Nazanin"/>
          <w:sz w:val="28"/>
          <w:szCs w:val="28"/>
          <w:lang w:bidi="fa-IR"/>
        </w:rPr>
      </w:pPr>
      <w:r w:rsidRPr="00844FA1">
        <w:rPr>
          <w:rFonts w:cs="B Nazanin"/>
          <w:b/>
          <w:bCs/>
          <w:sz w:val="28"/>
          <w:szCs w:val="28"/>
          <w:rtl/>
          <w:lang w:bidi="fa-IR"/>
        </w:rPr>
        <w:t>تعر</w:t>
      </w:r>
      <w:r w:rsidRPr="00844FA1">
        <w:rPr>
          <w:rFonts w:cs="B Nazanin" w:hint="cs"/>
          <w:b/>
          <w:bCs/>
          <w:sz w:val="28"/>
          <w:szCs w:val="28"/>
          <w:rtl/>
          <w:lang w:bidi="fa-IR"/>
        </w:rPr>
        <w:t>ی</w:t>
      </w:r>
      <w:r w:rsidRPr="00844FA1">
        <w:rPr>
          <w:rFonts w:cs="B Nazanin" w:hint="eastAsia"/>
          <w:b/>
          <w:bCs/>
          <w:sz w:val="28"/>
          <w:szCs w:val="28"/>
          <w:rtl/>
          <w:lang w:bidi="fa-IR"/>
        </w:rPr>
        <w:t>ف</w:t>
      </w:r>
      <w:r w:rsidRPr="00844FA1">
        <w:rPr>
          <w:rFonts w:cs="B Nazanin"/>
          <w:b/>
          <w:bCs/>
          <w:sz w:val="28"/>
          <w:szCs w:val="28"/>
          <w:rtl/>
          <w:lang w:bidi="fa-IR"/>
        </w:rPr>
        <w:t xml:space="preserve"> همسا</w:t>
      </w:r>
      <w:r w:rsidRPr="00844FA1">
        <w:rPr>
          <w:rFonts w:cs="B Nazanin" w:hint="cs"/>
          <w:b/>
          <w:bCs/>
          <w:sz w:val="28"/>
          <w:szCs w:val="28"/>
          <w:rtl/>
          <w:lang w:bidi="fa-IR"/>
        </w:rPr>
        <w:t>ی</w:t>
      </w:r>
      <w:r w:rsidRPr="00844FA1">
        <w:rPr>
          <w:rFonts w:cs="B Nazanin" w:hint="eastAsia"/>
          <w:b/>
          <w:bCs/>
          <w:sz w:val="28"/>
          <w:szCs w:val="28"/>
          <w:rtl/>
          <w:lang w:bidi="fa-IR"/>
        </w:rPr>
        <w:t>گان</w:t>
      </w:r>
      <w:r w:rsidRPr="00844FA1">
        <w:rPr>
          <w:rFonts w:cs="B Nazanin"/>
          <w:b/>
          <w:bCs/>
          <w:sz w:val="28"/>
          <w:szCs w:val="28"/>
          <w:rtl/>
          <w:lang w:bidi="fa-IR"/>
        </w:rPr>
        <w:t xml:space="preserve"> مبتن</w:t>
      </w:r>
      <w:r w:rsidRPr="00844FA1">
        <w:rPr>
          <w:rFonts w:cs="B Nazanin" w:hint="cs"/>
          <w:b/>
          <w:bCs/>
          <w:sz w:val="28"/>
          <w:szCs w:val="28"/>
          <w:rtl/>
          <w:lang w:bidi="fa-IR"/>
        </w:rPr>
        <w:t>ی</w:t>
      </w:r>
      <w:r w:rsidRPr="00844FA1">
        <w:rPr>
          <w:rFonts w:cs="B Nazanin"/>
          <w:b/>
          <w:bCs/>
          <w:sz w:val="28"/>
          <w:szCs w:val="28"/>
          <w:rtl/>
          <w:lang w:bidi="fa-IR"/>
        </w:rPr>
        <w:t xml:space="preserve"> بر </w:t>
      </w:r>
      <w:r w:rsidRPr="00844FA1">
        <w:rPr>
          <w:rFonts w:cs="B Nazanin" w:hint="cs"/>
          <w:b/>
          <w:bCs/>
          <w:sz w:val="28"/>
          <w:szCs w:val="28"/>
          <w:rtl/>
          <w:lang w:bidi="fa-IR"/>
        </w:rPr>
        <w:t>فرا-</w:t>
      </w:r>
      <w:r w:rsidRPr="00844FA1">
        <w:rPr>
          <w:rFonts w:cs="B Nazanin"/>
          <w:b/>
          <w:bCs/>
          <w:sz w:val="28"/>
          <w:szCs w:val="28"/>
          <w:rtl/>
          <w:lang w:bidi="fa-IR"/>
        </w:rPr>
        <w:t>مس</w:t>
      </w:r>
      <w:r w:rsidRPr="00844FA1">
        <w:rPr>
          <w:rFonts w:cs="B Nazanin" w:hint="cs"/>
          <w:b/>
          <w:bCs/>
          <w:sz w:val="28"/>
          <w:szCs w:val="28"/>
          <w:rtl/>
          <w:lang w:bidi="fa-IR"/>
        </w:rPr>
        <w:t>ی</w:t>
      </w:r>
      <w:r w:rsidRPr="00844FA1">
        <w:rPr>
          <w:rFonts w:cs="B Nazanin" w:hint="eastAsia"/>
          <w:b/>
          <w:bCs/>
          <w:sz w:val="28"/>
          <w:szCs w:val="28"/>
          <w:rtl/>
          <w:lang w:bidi="fa-IR"/>
        </w:rPr>
        <w:t>ر</w:t>
      </w:r>
      <w:r w:rsidRPr="00844FA1">
        <w:rPr>
          <w:rFonts w:cs="B Nazanin"/>
          <w:sz w:val="28"/>
          <w:szCs w:val="28"/>
          <w:rtl/>
          <w:lang w:bidi="fa-IR"/>
        </w:rPr>
        <w:t>.</w:t>
      </w:r>
      <w:r w:rsidRPr="00844FA1">
        <w:rPr>
          <w:rFonts w:cs="B Nazanin" w:hint="cs"/>
          <w:sz w:val="28"/>
          <w:szCs w:val="28"/>
          <w:rtl/>
          <w:lang w:bidi="fa-IR"/>
        </w:rPr>
        <w:t xml:space="preserve"> </w:t>
      </w:r>
      <w:r w:rsidRPr="00844FA1">
        <w:rPr>
          <w:rFonts w:cs="B Nazanin"/>
          <w:sz w:val="28"/>
          <w:szCs w:val="28"/>
          <w:rtl/>
          <w:lang w:bidi="fa-IR"/>
        </w:rPr>
        <w:t xml:space="preserve">با توجه به </w:t>
      </w:r>
      <w:r>
        <w:rPr>
          <w:rFonts w:cs="B Nazanin" w:hint="cs"/>
          <w:sz w:val="28"/>
          <w:szCs w:val="28"/>
          <w:rtl/>
          <w:lang w:bidi="fa-IR"/>
        </w:rPr>
        <w:t>گره</w:t>
      </w:r>
      <w:r w:rsidRPr="00844FA1">
        <w:rPr>
          <w:rFonts w:cs="B Nazanin"/>
          <w:sz w:val="28"/>
          <w:szCs w:val="28"/>
          <w:rtl/>
          <w:lang w:bidi="fa-IR"/>
        </w:rPr>
        <w:t xml:space="preserve"> </w:t>
      </w:r>
      <w:r w:rsidRPr="00844FA1">
        <w:rPr>
          <w:rFonts w:ascii="Cambria Math" w:hAnsi="Cambria Math" w:cs="B Nazanin"/>
          <w:sz w:val="28"/>
          <w:szCs w:val="28"/>
          <w:lang w:bidi="fa-IR"/>
        </w:rPr>
        <w:t>𝑖</w:t>
      </w:r>
      <w:r w:rsidRPr="00844FA1">
        <w:rPr>
          <w:rFonts w:cs="B Nazanin"/>
          <w:sz w:val="28"/>
          <w:szCs w:val="28"/>
          <w:rtl/>
          <w:lang w:bidi="fa-IR"/>
        </w:rPr>
        <w:t xml:space="preserve"> و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sidRPr="00844FA1">
        <w:rPr>
          <w:rFonts w:cs="B Nazanin"/>
          <w:sz w:val="28"/>
          <w:szCs w:val="28"/>
          <w:lang w:bidi="fa-IR"/>
        </w:rPr>
        <w:t>Φ</w:t>
      </w:r>
      <w:r w:rsidRPr="00844FA1">
        <w:rPr>
          <w:rFonts w:cs="B Nazanin"/>
          <w:sz w:val="28"/>
          <w:szCs w:val="28"/>
          <w:rtl/>
          <w:lang w:bidi="fa-IR"/>
        </w:rPr>
        <w:t xml:space="preserve"> در </w:t>
      </w:r>
      <w:r w:rsidRPr="00844FA1">
        <w:rPr>
          <w:rFonts w:cs="B Nazanin" w:hint="cs"/>
          <w:sz w:val="28"/>
          <w:szCs w:val="28"/>
          <w:rtl/>
          <w:lang w:bidi="fa-IR"/>
        </w:rPr>
        <w:t>گراف نامتجانس</w:t>
      </w:r>
      <w:r w:rsidRPr="00844FA1">
        <w:rPr>
          <w:rFonts w:cs="B Nazanin"/>
          <w:sz w:val="28"/>
          <w:szCs w:val="28"/>
          <w:rtl/>
          <w:lang w:bidi="fa-IR"/>
        </w:rPr>
        <w:t xml:space="preserve"> ،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مبتن</w:t>
      </w:r>
      <w:r w:rsidRPr="00844FA1">
        <w:rPr>
          <w:rFonts w:cs="B Nazanin" w:hint="cs"/>
          <w:sz w:val="28"/>
          <w:szCs w:val="28"/>
          <w:rtl/>
          <w:lang w:bidi="fa-IR"/>
        </w:rPr>
        <w:t>ی</w:t>
      </w:r>
      <w:r w:rsidRPr="00844FA1">
        <w:rPr>
          <w:rFonts w:cs="B Nazanin"/>
          <w:sz w:val="28"/>
          <w:szCs w:val="28"/>
          <w:rtl/>
          <w:lang w:bidi="fa-IR"/>
        </w:rPr>
        <w:t xml:space="preserve"> بر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Pr>
          <w:rFonts w:cs="B Nazanin" w:hint="cs"/>
          <w:sz w:val="28"/>
          <w:szCs w:val="28"/>
          <w:rtl/>
          <w:lang w:bidi="fa-IR"/>
        </w:rPr>
        <w:t>گره</w:t>
      </w:r>
      <w:r w:rsidRPr="00844FA1">
        <w:rPr>
          <w:rFonts w:cs="B Nazanin"/>
          <w:sz w:val="28"/>
          <w:szCs w:val="28"/>
          <w:lang w:bidi="fa-IR"/>
        </w:rPr>
        <w:t xml:space="preserve">) </w:t>
      </w:r>
      <w:proofErr w:type="spellStart"/>
      <w:r w:rsidRPr="00844FA1">
        <w:rPr>
          <w:rFonts w:cs="B Nazanin"/>
          <w:sz w:val="28"/>
          <w:szCs w:val="28"/>
          <w:lang w:bidi="fa-IR"/>
        </w:rPr>
        <w:t>i</w:t>
      </w:r>
      <w:proofErr w:type="spellEnd"/>
      <w:r w:rsidRPr="00844FA1">
        <w:rPr>
          <w:rFonts w:cs="B Nazanin"/>
          <w:sz w:val="28"/>
          <w:szCs w:val="28"/>
          <w:lang w:bidi="fa-IR"/>
        </w:rPr>
        <w:t xml:space="preserve"> </w:t>
      </w:r>
      <w:r w:rsidRPr="00844FA1">
        <w:rPr>
          <w:rFonts w:cs="B Nazanin"/>
          <w:sz w:val="28"/>
          <w:szCs w:val="28"/>
          <w:rtl/>
          <w:lang w:bidi="fa-IR"/>
        </w:rPr>
        <w:t xml:space="preserve"> </w:t>
      </w:r>
      <w:r w:rsidRPr="00844FA1">
        <w:rPr>
          <w:rFonts w:cs="B Nazanin"/>
          <w:sz w:val="28"/>
          <w:szCs w:val="28"/>
          <w:lang w:bidi="fa-IR"/>
        </w:rPr>
        <w:t>( N</w:t>
      </w:r>
      <w:r w:rsidRPr="00844FA1">
        <w:rPr>
          <w:rFonts w:ascii="Cambria Math" w:hAnsi="Cambria Math" w:cs="B Nazanin"/>
          <w:sz w:val="28"/>
          <w:szCs w:val="28"/>
          <w:vertAlign w:val="subscript"/>
          <w:lang w:bidi="fa-IR"/>
        </w:rPr>
        <w:t>𝑖</w:t>
      </w:r>
      <w:r w:rsidRPr="00844FA1">
        <w:rPr>
          <w:rFonts w:cs="B Nazanin"/>
          <w:sz w:val="28"/>
          <w:szCs w:val="28"/>
          <w:vertAlign w:val="superscript"/>
          <w:lang w:bidi="fa-IR"/>
        </w:rPr>
        <w:t>Φ</w:t>
      </w:r>
      <w:r w:rsidRPr="00844FA1">
        <w:rPr>
          <w:rFonts w:cs="B Nazanin"/>
          <w:sz w:val="28"/>
          <w:szCs w:val="28"/>
          <w:rtl/>
          <w:lang w:bidi="fa-IR"/>
        </w:rPr>
        <w:t xml:space="preserve"> به عنوان مجموعه</w:t>
      </w:r>
      <w:r w:rsidRPr="00844FA1">
        <w:rPr>
          <w:rFonts w:cs="B Nazanin" w:hint="cs"/>
          <w:sz w:val="28"/>
          <w:szCs w:val="28"/>
          <w:rtl/>
          <w:lang w:bidi="fa-IR"/>
        </w:rPr>
        <w:t>‌</w:t>
      </w:r>
      <w:r w:rsidRPr="00844FA1">
        <w:rPr>
          <w:rFonts w:cs="B Nazanin"/>
          <w:sz w:val="28"/>
          <w:szCs w:val="28"/>
          <w:rtl/>
          <w:lang w:bidi="fa-IR"/>
        </w:rPr>
        <w:t>ا</w:t>
      </w:r>
      <w:r w:rsidRPr="00844FA1">
        <w:rPr>
          <w:rFonts w:cs="B Nazanin" w:hint="cs"/>
          <w:sz w:val="28"/>
          <w:szCs w:val="28"/>
          <w:rtl/>
          <w:lang w:bidi="fa-IR"/>
        </w:rPr>
        <w:t>ی</w:t>
      </w:r>
      <w:r w:rsidRPr="00844FA1">
        <w:rPr>
          <w:rFonts w:cs="B Nazanin"/>
          <w:sz w:val="28"/>
          <w:szCs w:val="28"/>
          <w:rtl/>
          <w:lang w:bidi="fa-IR"/>
        </w:rPr>
        <w:t xml:space="preserve"> از </w:t>
      </w:r>
      <w:r>
        <w:rPr>
          <w:rFonts w:cs="B Nazanin" w:hint="cs"/>
          <w:sz w:val="28"/>
          <w:szCs w:val="28"/>
          <w:rtl/>
          <w:lang w:bidi="fa-IR"/>
        </w:rPr>
        <w:t>گره‌ها</w:t>
      </w:r>
      <w:r w:rsidRPr="00844FA1">
        <w:rPr>
          <w:rFonts w:cs="B Nazanin"/>
          <w:sz w:val="28"/>
          <w:szCs w:val="28"/>
          <w:rtl/>
          <w:lang w:bidi="fa-IR"/>
        </w:rPr>
        <w:t xml:space="preserve"> تعر</w:t>
      </w:r>
      <w:r w:rsidRPr="00844FA1">
        <w:rPr>
          <w:rFonts w:cs="B Nazanin" w:hint="cs"/>
          <w:sz w:val="28"/>
          <w:szCs w:val="28"/>
          <w:rtl/>
          <w:lang w:bidi="fa-IR"/>
        </w:rPr>
        <w:t>ی</w:t>
      </w:r>
      <w:r w:rsidRPr="00844FA1">
        <w:rPr>
          <w:rFonts w:cs="B Nazanin" w:hint="eastAsia"/>
          <w:sz w:val="28"/>
          <w:szCs w:val="28"/>
          <w:rtl/>
          <w:lang w:bidi="fa-IR"/>
        </w:rPr>
        <w:t>ف</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 xml:space="preserve"> شوند که از طر</w:t>
      </w:r>
      <w:r w:rsidRPr="00844FA1">
        <w:rPr>
          <w:rFonts w:cs="B Nazanin" w:hint="cs"/>
          <w:sz w:val="28"/>
          <w:szCs w:val="28"/>
          <w:rtl/>
          <w:lang w:bidi="fa-IR"/>
        </w:rPr>
        <w:t>ی</w:t>
      </w:r>
      <w:r w:rsidRPr="00844FA1">
        <w:rPr>
          <w:rFonts w:cs="B Nazanin" w:hint="eastAsia"/>
          <w:sz w:val="28"/>
          <w:szCs w:val="28"/>
          <w:rtl/>
          <w:lang w:bidi="fa-IR"/>
        </w:rPr>
        <w:t>ق</w:t>
      </w:r>
      <w:r w:rsidRPr="00844FA1">
        <w:rPr>
          <w:rFonts w:cs="B Nazanin"/>
          <w:sz w:val="28"/>
          <w:szCs w:val="28"/>
          <w:rtl/>
          <w:lang w:bidi="fa-IR"/>
        </w:rPr>
        <w:t xml:space="preserve">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sidRPr="00844FA1">
        <w:rPr>
          <w:rFonts w:cs="B Nazanin"/>
          <w:sz w:val="28"/>
          <w:szCs w:val="28"/>
          <w:lang w:bidi="fa-IR"/>
        </w:rPr>
        <w:t>Φ</w:t>
      </w:r>
      <w:r w:rsidRPr="00844FA1">
        <w:rPr>
          <w:rFonts w:cs="B Nazanin"/>
          <w:sz w:val="28"/>
          <w:szCs w:val="28"/>
          <w:rtl/>
          <w:lang w:bidi="fa-IR"/>
        </w:rPr>
        <w:t xml:space="preserve"> ب</w:t>
      </w:r>
      <w:r>
        <w:rPr>
          <w:rFonts w:cs="B Nazanin" w:hint="cs"/>
          <w:sz w:val="28"/>
          <w:szCs w:val="28"/>
          <w:rtl/>
          <w:lang w:bidi="fa-IR"/>
        </w:rPr>
        <w:t>ه</w:t>
      </w:r>
      <w:r w:rsidRPr="00844FA1">
        <w:rPr>
          <w:rFonts w:cs="B Nazanin"/>
          <w:sz w:val="28"/>
          <w:szCs w:val="28"/>
          <w:rtl/>
          <w:lang w:bidi="fa-IR"/>
        </w:rPr>
        <w:t xml:space="preserve"> </w:t>
      </w:r>
      <w:r>
        <w:rPr>
          <w:rFonts w:cs="B Nazanin" w:hint="cs"/>
          <w:sz w:val="28"/>
          <w:szCs w:val="28"/>
          <w:rtl/>
          <w:lang w:bidi="fa-IR"/>
        </w:rPr>
        <w:t>گره</w:t>
      </w:r>
      <w:r w:rsidRPr="00844FA1">
        <w:rPr>
          <w:rFonts w:cs="B Nazanin"/>
          <w:sz w:val="28"/>
          <w:szCs w:val="28"/>
          <w:rtl/>
          <w:lang w:bidi="fa-IR"/>
        </w:rPr>
        <w:t xml:space="preserve"> </w:t>
      </w:r>
      <w:proofErr w:type="spellStart"/>
      <w:r w:rsidRPr="00844FA1">
        <w:rPr>
          <w:rFonts w:cs="B Nazanin"/>
          <w:sz w:val="28"/>
          <w:szCs w:val="28"/>
          <w:lang w:bidi="fa-IR"/>
        </w:rPr>
        <w:t>i</w:t>
      </w:r>
      <w:proofErr w:type="spellEnd"/>
      <w:r w:rsidRPr="00844FA1">
        <w:rPr>
          <w:rFonts w:cs="B Nazanin"/>
          <w:sz w:val="28"/>
          <w:szCs w:val="28"/>
          <w:rtl/>
          <w:lang w:bidi="fa-IR"/>
        </w:rPr>
        <w:t xml:space="preserve"> متصل م</w:t>
      </w:r>
      <w:r w:rsidRPr="00844FA1">
        <w:rPr>
          <w:rFonts w:cs="B Nazanin" w:hint="cs"/>
          <w:sz w:val="28"/>
          <w:szCs w:val="28"/>
          <w:rtl/>
          <w:lang w:bidi="fa-IR"/>
        </w:rPr>
        <w:t>ی</w:t>
      </w:r>
      <w:r w:rsidRPr="00844FA1">
        <w:rPr>
          <w:rFonts w:cs="B Nazanin"/>
          <w:sz w:val="28"/>
          <w:szCs w:val="28"/>
          <w:rtl/>
          <w:lang w:bidi="fa-IR"/>
        </w:rPr>
        <w:t xml:space="preserve"> شوند. توجه داشته باش</w:t>
      </w:r>
      <w:r w:rsidRPr="00844FA1">
        <w:rPr>
          <w:rFonts w:cs="B Nazanin" w:hint="cs"/>
          <w:sz w:val="28"/>
          <w:szCs w:val="28"/>
          <w:rtl/>
          <w:lang w:bidi="fa-IR"/>
        </w:rPr>
        <w:t>ی</w:t>
      </w:r>
      <w:r w:rsidRPr="00844FA1">
        <w:rPr>
          <w:rFonts w:cs="B Nazanin" w:hint="eastAsia"/>
          <w:sz w:val="28"/>
          <w:szCs w:val="28"/>
          <w:rtl/>
          <w:lang w:bidi="fa-IR"/>
        </w:rPr>
        <w:t>د</w:t>
      </w:r>
      <w:r w:rsidRPr="00844FA1">
        <w:rPr>
          <w:rFonts w:cs="B Nazanin"/>
          <w:sz w:val="28"/>
          <w:szCs w:val="28"/>
          <w:rtl/>
          <w:lang w:bidi="fa-IR"/>
        </w:rPr>
        <w:t xml:space="preserve"> که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w:t>
      </w:r>
      <w:r>
        <w:rPr>
          <w:rFonts w:cs="B Nazanin" w:hint="cs"/>
          <w:sz w:val="28"/>
          <w:szCs w:val="28"/>
          <w:rtl/>
          <w:lang w:bidi="fa-IR"/>
        </w:rPr>
        <w:t>گره</w:t>
      </w:r>
      <w:r w:rsidRPr="00844FA1">
        <w:rPr>
          <w:rFonts w:cs="B Nazanin"/>
          <w:sz w:val="28"/>
          <w:szCs w:val="28"/>
          <w:rtl/>
          <w:lang w:bidi="fa-IR"/>
        </w:rPr>
        <w:t xml:space="preserve"> خود</w:t>
      </w:r>
      <w:r w:rsidRPr="00844FA1">
        <w:rPr>
          <w:rFonts w:cs="B Nazanin" w:hint="cs"/>
          <w:sz w:val="28"/>
          <w:szCs w:val="28"/>
          <w:rtl/>
          <w:lang w:bidi="fa-IR"/>
        </w:rPr>
        <w:t xml:space="preserve"> </w:t>
      </w:r>
      <w:r>
        <w:rPr>
          <w:rFonts w:cs="B Nazanin" w:hint="cs"/>
          <w:sz w:val="28"/>
          <w:szCs w:val="28"/>
          <w:rtl/>
          <w:lang w:bidi="fa-IR"/>
        </w:rPr>
        <w:t>گره</w:t>
      </w:r>
      <w:r w:rsidRPr="00844FA1">
        <w:rPr>
          <w:rFonts w:cs="B Nazanin"/>
          <w:sz w:val="28"/>
          <w:szCs w:val="28"/>
          <w:rtl/>
          <w:lang w:bidi="fa-IR"/>
        </w:rPr>
        <w:t xml:space="preserve"> را</w:t>
      </w:r>
      <w:r w:rsidRPr="00844FA1">
        <w:rPr>
          <w:rFonts w:cs="B Nazanin" w:hint="cs"/>
          <w:sz w:val="28"/>
          <w:szCs w:val="28"/>
          <w:rtl/>
          <w:lang w:bidi="fa-IR"/>
        </w:rPr>
        <w:t xml:space="preserve"> نیز</w:t>
      </w:r>
      <w:r w:rsidRPr="00844FA1">
        <w:rPr>
          <w:rFonts w:cs="B Nazanin"/>
          <w:sz w:val="28"/>
          <w:szCs w:val="28"/>
          <w:rtl/>
          <w:lang w:bidi="fa-IR"/>
        </w:rPr>
        <w:t xml:space="preserve"> شامل م</w:t>
      </w:r>
      <w:r w:rsidRPr="00844FA1">
        <w:rPr>
          <w:rFonts w:cs="B Nazanin" w:hint="cs"/>
          <w:sz w:val="28"/>
          <w:szCs w:val="28"/>
          <w:rtl/>
          <w:lang w:bidi="fa-IR"/>
        </w:rPr>
        <w:t>ی</w:t>
      </w:r>
      <w:r w:rsidRPr="00844FA1">
        <w:rPr>
          <w:rFonts w:cs="B Nazanin"/>
          <w:sz w:val="28"/>
          <w:szCs w:val="28"/>
          <w:rtl/>
          <w:lang w:bidi="fa-IR"/>
        </w:rPr>
        <w:t xml:space="preserve"> شود.</w:t>
      </w:r>
      <w:r w:rsidRPr="00844FA1">
        <w:rPr>
          <w:rFonts w:cs="B Nazanin" w:hint="cs"/>
          <w:sz w:val="28"/>
          <w:szCs w:val="28"/>
          <w:rtl/>
          <w:lang w:bidi="fa-IR"/>
        </w:rPr>
        <w:t xml:space="preserve"> </w:t>
      </w:r>
    </w:p>
    <w:p w14:paraId="4E9A744F" w14:textId="59F1200A" w:rsidR="005408BC" w:rsidRDefault="005408BC" w:rsidP="00B4535B">
      <w:pPr>
        <w:bidi/>
        <w:jc w:val="both"/>
        <w:rPr>
          <w:rFonts w:cs="B Nazanin"/>
          <w:sz w:val="28"/>
          <w:szCs w:val="28"/>
          <w:rtl/>
          <w:lang w:bidi="fa-IR"/>
        </w:rPr>
      </w:pPr>
      <w:r w:rsidRPr="00580054">
        <w:rPr>
          <w:rFonts w:cs="B Nazanin" w:hint="cs"/>
          <w:sz w:val="28"/>
          <w:szCs w:val="28"/>
          <w:rtl/>
          <w:lang w:bidi="fa-IR"/>
        </w:rPr>
        <w:t>در</w:t>
      </w:r>
      <w:r w:rsidRPr="00580054">
        <w:rPr>
          <w:rFonts w:cs="B Nazanin"/>
          <w:sz w:val="28"/>
          <w:szCs w:val="28"/>
          <w:rtl/>
          <w:lang w:bidi="fa-IR"/>
        </w:rPr>
        <w:t xml:space="preserve"> </w:t>
      </w:r>
      <w:r w:rsidR="00580054">
        <w:rPr>
          <w:rFonts w:cs="B Nazanin" w:hint="cs"/>
          <w:sz w:val="28"/>
          <w:szCs w:val="28"/>
          <w:rtl/>
          <w:lang w:bidi="fa-IR"/>
        </w:rPr>
        <w:t>شکل 2.1</w:t>
      </w:r>
      <w:r w:rsidRPr="00580054">
        <w:rPr>
          <w:rFonts w:cs="B Nazanin"/>
          <w:sz w:val="28"/>
          <w:szCs w:val="28"/>
          <w:rtl/>
          <w:lang w:bidi="fa-IR"/>
        </w:rPr>
        <w:t xml:space="preserve"> </w:t>
      </w:r>
      <w:r w:rsidRPr="00844FA1">
        <w:rPr>
          <w:rFonts w:cs="B Nazanin"/>
          <w:sz w:val="28"/>
          <w:szCs w:val="28"/>
          <w:rtl/>
          <w:lang w:bidi="fa-IR"/>
        </w:rPr>
        <w:t>(</w:t>
      </w:r>
      <w:r w:rsidRPr="00844FA1">
        <w:rPr>
          <w:rFonts w:cs="B Nazanin"/>
          <w:sz w:val="28"/>
          <w:szCs w:val="28"/>
          <w:lang w:bidi="fa-IR"/>
        </w:rPr>
        <w:t>d</w:t>
      </w:r>
      <w:r w:rsidRPr="00844FA1">
        <w:rPr>
          <w:rFonts w:cs="B Nazanin"/>
          <w:sz w:val="28"/>
          <w:szCs w:val="28"/>
          <w:rtl/>
          <w:lang w:bidi="fa-IR"/>
        </w:rPr>
        <w:t>)</w:t>
      </w:r>
      <w:r w:rsidRPr="00844FA1">
        <w:rPr>
          <w:rFonts w:cs="B Nazanin" w:hint="cs"/>
          <w:sz w:val="28"/>
          <w:szCs w:val="28"/>
          <w:rtl/>
          <w:lang w:bidi="fa-IR"/>
        </w:rPr>
        <w:t xml:space="preserve"> </w:t>
      </w:r>
      <w:r w:rsidRPr="00844FA1">
        <w:rPr>
          <w:rFonts w:cs="B Nazanin"/>
          <w:sz w:val="28"/>
          <w:szCs w:val="28"/>
          <w:rtl/>
          <w:lang w:bidi="fa-IR"/>
        </w:rPr>
        <w:t>با توجه به فرا</w:t>
      </w:r>
      <w:r w:rsidRPr="00844FA1">
        <w:rPr>
          <w:rFonts w:cs="B Nazanin" w:hint="cs"/>
          <w:sz w:val="28"/>
          <w:szCs w:val="28"/>
          <w:rtl/>
          <w:lang w:bidi="fa-IR"/>
        </w:rPr>
        <w:t>-</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ف</w:t>
      </w:r>
      <w:r w:rsidRPr="00844FA1">
        <w:rPr>
          <w:rFonts w:cs="B Nazanin" w:hint="cs"/>
          <w:sz w:val="28"/>
          <w:szCs w:val="28"/>
          <w:rtl/>
          <w:lang w:bidi="fa-IR"/>
        </w:rPr>
        <w:t>ی</w:t>
      </w:r>
      <w:r w:rsidRPr="00844FA1">
        <w:rPr>
          <w:rFonts w:cs="B Nazanin" w:hint="eastAsia"/>
          <w:sz w:val="28"/>
          <w:szCs w:val="28"/>
          <w:rtl/>
          <w:lang w:bidi="fa-IR"/>
        </w:rPr>
        <w:t>لم</w:t>
      </w:r>
      <w:r w:rsidRPr="00844FA1">
        <w:rPr>
          <w:rFonts w:cs="B Nazanin"/>
          <w:sz w:val="28"/>
          <w:szCs w:val="28"/>
          <w:rtl/>
          <w:lang w:bidi="fa-IR"/>
        </w:rPr>
        <w:t>-باز</w:t>
      </w:r>
      <w:r w:rsidRPr="00844FA1">
        <w:rPr>
          <w:rFonts w:cs="B Nazanin" w:hint="cs"/>
          <w:sz w:val="28"/>
          <w:szCs w:val="28"/>
          <w:rtl/>
          <w:lang w:bidi="fa-IR"/>
        </w:rPr>
        <w:t>ی</w:t>
      </w:r>
      <w:r w:rsidRPr="00844FA1">
        <w:rPr>
          <w:rFonts w:cs="B Nazanin" w:hint="eastAsia"/>
          <w:sz w:val="28"/>
          <w:szCs w:val="28"/>
          <w:rtl/>
          <w:lang w:bidi="fa-IR"/>
        </w:rPr>
        <w:t>گر</w:t>
      </w:r>
      <w:r w:rsidRPr="00844FA1">
        <w:rPr>
          <w:rFonts w:cs="B Nazanin"/>
          <w:sz w:val="28"/>
          <w:szCs w:val="28"/>
          <w:rtl/>
          <w:lang w:bidi="fa-IR"/>
        </w:rPr>
        <w:t>-ف</w:t>
      </w:r>
      <w:r w:rsidRPr="00844FA1">
        <w:rPr>
          <w:rFonts w:cs="B Nazanin" w:hint="cs"/>
          <w:sz w:val="28"/>
          <w:szCs w:val="28"/>
          <w:rtl/>
          <w:lang w:bidi="fa-IR"/>
        </w:rPr>
        <w:t>ی</w:t>
      </w:r>
      <w:r w:rsidRPr="00844FA1">
        <w:rPr>
          <w:rFonts w:cs="B Nazanin" w:hint="eastAsia"/>
          <w:sz w:val="28"/>
          <w:szCs w:val="28"/>
          <w:rtl/>
          <w:lang w:bidi="fa-IR"/>
        </w:rPr>
        <w:t>لم،</w:t>
      </w:r>
      <w:r w:rsidRPr="00844FA1">
        <w:rPr>
          <w:rFonts w:cs="B Nazanin"/>
          <w:sz w:val="28"/>
          <w:szCs w:val="28"/>
          <w:rtl/>
          <w:lang w:bidi="fa-IR"/>
        </w:rPr>
        <w:t xml:space="preserve">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مبتن</w:t>
      </w:r>
      <w:r w:rsidRPr="00844FA1">
        <w:rPr>
          <w:rFonts w:cs="B Nazanin" w:hint="cs"/>
          <w:sz w:val="28"/>
          <w:szCs w:val="28"/>
          <w:rtl/>
          <w:lang w:bidi="fa-IR"/>
        </w:rPr>
        <w:t>ی بر 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sidRPr="00844FA1">
        <w:rPr>
          <w:rFonts w:ascii="Cambria Math" w:hAnsi="Cambria Math" w:cs="B Nazanin"/>
          <w:sz w:val="28"/>
          <w:szCs w:val="28"/>
          <w:lang w:bidi="fa-IR"/>
        </w:rPr>
        <w:t>𝑚</w:t>
      </w:r>
      <w:r w:rsidRPr="00844FA1">
        <w:rPr>
          <w:rFonts w:cs="B Nazanin"/>
          <w:sz w:val="28"/>
          <w:szCs w:val="28"/>
          <w:lang w:bidi="fa-IR"/>
        </w:rPr>
        <w:t>1</w:t>
      </w:r>
      <w:r w:rsidRPr="00844FA1">
        <w:rPr>
          <w:rFonts w:cs="B Nazanin"/>
          <w:sz w:val="28"/>
          <w:szCs w:val="28"/>
          <w:rtl/>
          <w:lang w:bidi="fa-IR"/>
        </w:rPr>
        <w:t xml:space="preserve"> شامل</w:t>
      </w:r>
      <w:r w:rsidRPr="00844FA1">
        <w:rPr>
          <w:rFonts w:cs="B Nazanin" w:hint="cs"/>
          <w:sz w:val="28"/>
          <w:szCs w:val="28"/>
          <w:rtl/>
          <w:lang w:bidi="fa-IR"/>
        </w:rPr>
        <w:t xml:space="preserve"> </w:t>
      </w:r>
      <w:r w:rsidRPr="00844FA1">
        <w:rPr>
          <w:rFonts w:cs="B Nazanin"/>
          <w:sz w:val="28"/>
          <w:szCs w:val="28"/>
          <w:rtl/>
          <w:lang w:bidi="fa-IR"/>
        </w:rPr>
        <w:t xml:space="preserve">(خود) </w:t>
      </w:r>
      <w:r w:rsidRPr="00844FA1">
        <w:rPr>
          <w:rFonts w:ascii="Cambria Math" w:hAnsi="Cambria Math" w:cs="B Nazanin"/>
          <w:sz w:val="28"/>
          <w:szCs w:val="28"/>
          <w:lang w:bidi="fa-IR"/>
        </w:rPr>
        <w:t>𝑚</w:t>
      </w:r>
      <w:r w:rsidRPr="00844FA1">
        <w:rPr>
          <w:rFonts w:cs="B Nazanin"/>
          <w:sz w:val="28"/>
          <w:szCs w:val="28"/>
          <w:lang w:bidi="fa-IR"/>
        </w:rPr>
        <w:t>1</w:t>
      </w:r>
      <w:r w:rsidRPr="00844FA1">
        <w:rPr>
          <w:rFonts w:cs="B Nazanin"/>
          <w:sz w:val="28"/>
          <w:szCs w:val="28"/>
          <w:rtl/>
          <w:lang w:bidi="fa-IR"/>
        </w:rPr>
        <w:t xml:space="preserve"> ، </w:t>
      </w:r>
      <w:r w:rsidRPr="00844FA1">
        <w:rPr>
          <w:rFonts w:ascii="Cambria Math" w:hAnsi="Cambria Math" w:cs="B Nazanin"/>
          <w:sz w:val="28"/>
          <w:szCs w:val="28"/>
          <w:lang w:bidi="fa-IR"/>
        </w:rPr>
        <w:t>𝑚</w:t>
      </w:r>
      <w:r w:rsidRPr="00844FA1">
        <w:rPr>
          <w:rFonts w:cs="B Nazanin"/>
          <w:sz w:val="28"/>
          <w:szCs w:val="28"/>
          <w:lang w:bidi="fa-IR"/>
        </w:rPr>
        <w:t>2</w:t>
      </w:r>
      <w:r w:rsidRPr="00844FA1">
        <w:rPr>
          <w:rFonts w:cs="B Nazanin"/>
          <w:sz w:val="28"/>
          <w:szCs w:val="28"/>
          <w:rtl/>
          <w:lang w:bidi="fa-IR"/>
        </w:rPr>
        <w:t xml:space="preserve"> و </w:t>
      </w:r>
      <w:r w:rsidRPr="00844FA1">
        <w:rPr>
          <w:rFonts w:ascii="Cambria Math" w:hAnsi="Cambria Math" w:cs="B Nazanin"/>
          <w:sz w:val="28"/>
          <w:szCs w:val="28"/>
          <w:lang w:bidi="fa-IR"/>
        </w:rPr>
        <w:t>𝑚</w:t>
      </w:r>
      <w:r w:rsidRPr="00844FA1">
        <w:rPr>
          <w:rFonts w:cs="B Nazanin"/>
          <w:sz w:val="28"/>
          <w:szCs w:val="28"/>
          <w:lang w:bidi="fa-IR"/>
        </w:rPr>
        <w:t>3</w:t>
      </w:r>
      <w:r w:rsidRPr="00844FA1">
        <w:rPr>
          <w:rFonts w:cs="B Nazanin" w:hint="cs"/>
          <w:sz w:val="28"/>
          <w:szCs w:val="28"/>
          <w:rtl/>
          <w:lang w:bidi="fa-IR"/>
        </w:rPr>
        <w:t xml:space="preserve"> هست</w:t>
      </w:r>
      <w:r w:rsidRPr="00844FA1">
        <w:rPr>
          <w:rFonts w:cs="B Nazanin"/>
          <w:sz w:val="28"/>
          <w:szCs w:val="28"/>
          <w:rtl/>
          <w:lang w:bidi="fa-IR"/>
        </w:rPr>
        <w:t>.</w:t>
      </w:r>
      <w:r w:rsidRPr="00844FA1">
        <w:rPr>
          <w:rFonts w:cs="B Nazanin" w:hint="cs"/>
          <w:sz w:val="28"/>
          <w:szCs w:val="28"/>
          <w:rtl/>
          <w:lang w:bidi="fa-IR"/>
        </w:rPr>
        <w:t xml:space="preserve"> </w:t>
      </w:r>
      <w:r w:rsidRPr="00844FA1">
        <w:rPr>
          <w:rFonts w:cs="B Nazanin"/>
          <w:sz w:val="28"/>
          <w:szCs w:val="28"/>
          <w:rtl/>
          <w:lang w:bidi="fa-IR"/>
        </w:rPr>
        <w:t>به طور مشابه،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w:t>
      </w:r>
      <w:r w:rsidRPr="00844FA1">
        <w:rPr>
          <w:rFonts w:ascii="Cambria Math" w:hAnsi="Cambria Math" w:cs="B Nazanin"/>
          <w:sz w:val="28"/>
          <w:szCs w:val="28"/>
          <w:lang w:bidi="fa-IR"/>
        </w:rPr>
        <w:t>𝑚</w:t>
      </w:r>
      <w:r w:rsidRPr="00844FA1">
        <w:rPr>
          <w:rFonts w:cs="B Nazanin"/>
          <w:sz w:val="28"/>
          <w:szCs w:val="28"/>
          <w:lang w:bidi="fa-IR"/>
        </w:rPr>
        <w:t>1</w:t>
      </w:r>
      <w:r w:rsidRPr="00844FA1">
        <w:rPr>
          <w:rFonts w:cs="B Nazanin"/>
          <w:sz w:val="28"/>
          <w:szCs w:val="28"/>
          <w:rtl/>
          <w:lang w:bidi="fa-IR"/>
        </w:rPr>
        <w:t xml:space="preserve"> بر اساس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ف</w:t>
      </w:r>
      <w:r w:rsidRPr="00844FA1">
        <w:rPr>
          <w:rFonts w:cs="B Nazanin" w:hint="cs"/>
          <w:sz w:val="28"/>
          <w:szCs w:val="28"/>
          <w:rtl/>
          <w:lang w:bidi="fa-IR"/>
        </w:rPr>
        <w:t>ی</w:t>
      </w:r>
      <w:r w:rsidRPr="00844FA1">
        <w:rPr>
          <w:rFonts w:cs="B Nazanin" w:hint="eastAsia"/>
          <w:sz w:val="28"/>
          <w:szCs w:val="28"/>
          <w:rtl/>
          <w:lang w:bidi="fa-IR"/>
        </w:rPr>
        <w:t>لم</w:t>
      </w:r>
      <w:r w:rsidRPr="00844FA1">
        <w:rPr>
          <w:rFonts w:cs="B Nazanin"/>
          <w:sz w:val="28"/>
          <w:szCs w:val="28"/>
          <w:rtl/>
          <w:lang w:bidi="fa-IR"/>
        </w:rPr>
        <w:t>-</w:t>
      </w:r>
      <w:r w:rsidRPr="00844FA1">
        <w:rPr>
          <w:rFonts w:cs="B Nazanin" w:hint="cs"/>
          <w:sz w:val="28"/>
          <w:szCs w:val="28"/>
          <w:rtl/>
          <w:lang w:bidi="fa-IR"/>
        </w:rPr>
        <w:t>کارگردان</w:t>
      </w:r>
      <w:r w:rsidRPr="00844FA1">
        <w:rPr>
          <w:rFonts w:cs="B Nazanin"/>
          <w:sz w:val="28"/>
          <w:szCs w:val="28"/>
          <w:rtl/>
          <w:lang w:bidi="fa-IR"/>
        </w:rPr>
        <w:t>-ف</w:t>
      </w:r>
      <w:r w:rsidRPr="00844FA1">
        <w:rPr>
          <w:rFonts w:cs="B Nazanin" w:hint="cs"/>
          <w:sz w:val="28"/>
          <w:szCs w:val="28"/>
          <w:rtl/>
          <w:lang w:bidi="fa-IR"/>
        </w:rPr>
        <w:t>ی</w:t>
      </w:r>
      <w:r w:rsidRPr="00844FA1">
        <w:rPr>
          <w:rFonts w:cs="B Nazanin" w:hint="eastAsia"/>
          <w:sz w:val="28"/>
          <w:szCs w:val="28"/>
          <w:rtl/>
          <w:lang w:bidi="fa-IR"/>
        </w:rPr>
        <w:t>لم</w:t>
      </w:r>
      <w:r w:rsidRPr="00844FA1">
        <w:rPr>
          <w:rFonts w:cs="B Nazanin"/>
          <w:sz w:val="28"/>
          <w:szCs w:val="28"/>
          <w:rtl/>
          <w:lang w:bidi="fa-IR"/>
        </w:rPr>
        <w:t xml:space="preserve"> شامل </w:t>
      </w:r>
      <w:r w:rsidRPr="00844FA1">
        <w:rPr>
          <w:rFonts w:ascii="Cambria Math" w:hAnsi="Cambria Math" w:cs="B Nazanin"/>
          <w:sz w:val="28"/>
          <w:szCs w:val="28"/>
          <w:lang w:bidi="fa-IR"/>
        </w:rPr>
        <w:t>𝑚</w:t>
      </w:r>
      <w:r w:rsidRPr="00844FA1">
        <w:rPr>
          <w:rFonts w:cs="B Nazanin"/>
          <w:sz w:val="28"/>
          <w:szCs w:val="28"/>
          <w:lang w:bidi="fa-IR"/>
        </w:rPr>
        <w:t>1</w:t>
      </w:r>
      <w:r w:rsidRPr="00844FA1">
        <w:rPr>
          <w:rFonts w:cs="B Nazanin"/>
          <w:sz w:val="28"/>
          <w:szCs w:val="28"/>
          <w:rtl/>
          <w:lang w:bidi="fa-IR"/>
        </w:rPr>
        <w:t xml:space="preserve"> و </w:t>
      </w:r>
      <w:r w:rsidRPr="00844FA1">
        <w:rPr>
          <w:rFonts w:ascii="Cambria Math" w:hAnsi="Cambria Math" w:cs="B Nazanin"/>
          <w:sz w:val="28"/>
          <w:szCs w:val="28"/>
          <w:lang w:bidi="fa-IR"/>
        </w:rPr>
        <w:t>𝑚</w:t>
      </w:r>
      <w:r w:rsidRPr="00844FA1">
        <w:rPr>
          <w:rFonts w:cs="B Nazanin"/>
          <w:sz w:val="28"/>
          <w:szCs w:val="28"/>
          <w:lang w:bidi="fa-IR"/>
        </w:rPr>
        <w:t>2</w:t>
      </w:r>
      <w:r w:rsidRPr="00844FA1">
        <w:rPr>
          <w:rFonts w:cs="B Nazanin" w:hint="cs"/>
          <w:sz w:val="28"/>
          <w:szCs w:val="28"/>
          <w:rtl/>
          <w:lang w:bidi="fa-IR"/>
        </w:rPr>
        <w:t xml:space="preserve"> است</w:t>
      </w:r>
      <w:r w:rsidRPr="00844FA1">
        <w:rPr>
          <w:rFonts w:cs="B Nazanin"/>
          <w:sz w:val="28"/>
          <w:szCs w:val="28"/>
          <w:rtl/>
          <w:lang w:bidi="fa-IR"/>
        </w:rPr>
        <w:t>.</w:t>
      </w:r>
      <w:r w:rsidRPr="00844FA1">
        <w:rPr>
          <w:rFonts w:cs="B Nazanin" w:hint="cs"/>
          <w:sz w:val="28"/>
          <w:szCs w:val="28"/>
          <w:rtl/>
          <w:lang w:bidi="fa-IR"/>
        </w:rPr>
        <w:t xml:space="preserve"> ما می‌توانیم </w:t>
      </w:r>
      <w:r w:rsidRPr="00844FA1">
        <w:rPr>
          <w:rFonts w:cs="B Nazanin"/>
          <w:sz w:val="28"/>
          <w:szCs w:val="28"/>
          <w:rtl/>
          <w:lang w:bidi="fa-IR"/>
        </w:rPr>
        <w:t>که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مبتن</w:t>
      </w:r>
      <w:r w:rsidRPr="00844FA1">
        <w:rPr>
          <w:rFonts w:cs="B Nazanin" w:hint="cs"/>
          <w:sz w:val="28"/>
          <w:szCs w:val="28"/>
          <w:rtl/>
          <w:lang w:bidi="fa-IR"/>
        </w:rPr>
        <w:t>ی بر 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 xml:space="preserve"> را </w:t>
      </w:r>
      <w:r w:rsidRPr="00844FA1">
        <w:rPr>
          <w:rFonts w:cs="B Nazanin"/>
          <w:sz w:val="28"/>
          <w:szCs w:val="28"/>
          <w:rtl/>
          <w:lang w:bidi="fa-IR"/>
        </w:rPr>
        <w:t>با ضرب دنباله</w:t>
      </w:r>
      <w:r w:rsidRPr="00844FA1">
        <w:rPr>
          <w:rFonts w:cs="B Nazanin" w:hint="cs"/>
          <w:sz w:val="28"/>
          <w:szCs w:val="28"/>
          <w:rtl/>
          <w:lang w:bidi="fa-IR"/>
        </w:rPr>
        <w:t>‌</w:t>
      </w:r>
      <w:r w:rsidRPr="00844FA1">
        <w:rPr>
          <w:rFonts w:cs="B Nazanin"/>
          <w:sz w:val="28"/>
          <w:szCs w:val="28"/>
          <w:rtl/>
          <w:lang w:bidi="fa-IR"/>
        </w:rPr>
        <w:t>ا</w:t>
      </w:r>
      <w:r w:rsidRPr="00844FA1">
        <w:rPr>
          <w:rFonts w:cs="B Nazanin" w:hint="cs"/>
          <w:sz w:val="28"/>
          <w:szCs w:val="28"/>
          <w:rtl/>
          <w:lang w:bidi="fa-IR"/>
        </w:rPr>
        <w:t>ی</w:t>
      </w:r>
      <w:r w:rsidRPr="00844FA1">
        <w:rPr>
          <w:rFonts w:cs="B Nazanin"/>
          <w:sz w:val="28"/>
          <w:szCs w:val="28"/>
          <w:rtl/>
          <w:lang w:bidi="fa-IR"/>
        </w:rPr>
        <w:t xml:space="preserve"> از ماتر</w:t>
      </w:r>
      <w:r w:rsidRPr="00844FA1">
        <w:rPr>
          <w:rFonts w:cs="B Nazanin" w:hint="cs"/>
          <w:sz w:val="28"/>
          <w:szCs w:val="28"/>
          <w:rtl/>
          <w:lang w:bidi="fa-IR"/>
        </w:rPr>
        <w:t>ی</w:t>
      </w:r>
      <w:r w:rsidRPr="00844FA1">
        <w:rPr>
          <w:rFonts w:cs="B Nazanin" w:hint="eastAsia"/>
          <w:sz w:val="28"/>
          <w:szCs w:val="28"/>
          <w:rtl/>
          <w:lang w:bidi="fa-IR"/>
        </w:rPr>
        <w:t>س</w:t>
      </w:r>
      <w:r w:rsidRPr="00844FA1">
        <w:rPr>
          <w:rFonts w:cs="B Nazanin" w:hint="cs"/>
          <w:sz w:val="28"/>
          <w:szCs w:val="28"/>
          <w:rtl/>
          <w:lang w:bidi="fa-IR"/>
        </w:rPr>
        <w:t>‌</w:t>
      </w:r>
      <w:r w:rsidRPr="00844FA1">
        <w:rPr>
          <w:rFonts w:cs="B Nazanin"/>
          <w:sz w:val="28"/>
          <w:szCs w:val="28"/>
          <w:rtl/>
          <w:lang w:bidi="fa-IR"/>
        </w:rPr>
        <w:t>ها</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مجاورت</w:t>
      </w:r>
      <w:r w:rsidRPr="00844FA1">
        <w:rPr>
          <w:rFonts w:cs="B Nazanin"/>
          <w:sz w:val="28"/>
          <w:szCs w:val="28"/>
          <w:rtl/>
          <w:lang w:bidi="fa-IR"/>
        </w:rPr>
        <w:t xml:space="preserve"> بدست آور</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w:t>
      </w:r>
    </w:p>
    <w:p w14:paraId="62FBC5F8" w14:textId="32D571E2" w:rsidR="005D23E6" w:rsidRDefault="004113C8" w:rsidP="00B4535B">
      <w:pPr>
        <w:bidi/>
        <w:jc w:val="both"/>
        <w:rPr>
          <w:rFonts w:cs="B Nazanin"/>
          <w:sz w:val="28"/>
          <w:szCs w:val="28"/>
          <w:rtl/>
          <w:lang w:bidi="fa-IR"/>
        </w:rPr>
      </w:pPr>
      <w:r w:rsidRPr="00844FA1">
        <w:rPr>
          <w:rFonts w:cs="B Nazanin" w:hint="cs"/>
          <w:sz w:val="28"/>
          <w:szCs w:val="28"/>
          <w:rtl/>
          <w:lang w:bidi="fa-IR"/>
        </w:rPr>
        <w:t xml:space="preserve"> </w:t>
      </w:r>
      <w:r w:rsidRPr="00844FA1">
        <w:rPr>
          <w:rFonts w:cs="B Nazanin"/>
          <w:sz w:val="28"/>
          <w:szCs w:val="28"/>
          <w:rtl/>
          <w:lang w:bidi="fa-IR"/>
        </w:rPr>
        <w:t>هدف توجه</w:t>
      </w:r>
      <w:r w:rsidRPr="00844FA1">
        <w:rPr>
          <w:rFonts w:cs="B Nazanin" w:hint="cs"/>
          <w:sz w:val="28"/>
          <w:szCs w:val="28"/>
          <w:rtl/>
          <w:lang w:bidi="fa-IR"/>
        </w:rPr>
        <w:t xml:space="preserve"> در</w:t>
      </w:r>
      <w:r w:rsidRPr="00844FA1">
        <w:rPr>
          <w:rFonts w:cs="B Nazanin"/>
          <w:sz w:val="28"/>
          <w:szCs w:val="28"/>
          <w:rtl/>
          <w:lang w:bidi="fa-IR"/>
        </w:rPr>
        <w:t xml:space="preserve"> سطح </w:t>
      </w:r>
      <w:r w:rsidR="00551C59">
        <w:rPr>
          <w:rFonts w:cs="B Nazanin" w:hint="cs"/>
          <w:sz w:val="28"/>
          <w:szCs w:val="28"/>
          <w:rtl/>
          <w:lang w:bidi="fa-IR"/>
        </w:rPr>
        <w:t>گره</w:t>
      </w:r>
      <w:r w:rsidRPr="00844FA1">
        <w:rPr>
          <w:rFonts w:cs="B Nazanin"/>
          <w:sz w:val="28"/>
          <w:szCs w:val="28"/>
          <w:rtl/>
          <w:lang w:bidi="fa-IR"/>
        </w:rPr>
        <w:t xml:space="preserve"> </w:t>
      </w:r>
      <w:r w:rsidRPr="00844FA1">
        <w:rPr>
          <w:rFonts w:cs="B Nazanin" w:hint="cs"/>
          <w:sz w:val="28"/>
          <w:szCs w:val="28"/>
          <w:rtl/>
          <w:lang w:bidi="fa-IR"/>
        </w:rPr>
        <w:t>ی</w:t>
      </w:r>
      <w:r w:rsidRPr="00844FA1">
        <w:rPr>
          <w:rFonts w:cs="B Nazanin" w:hint="eastAsia"/>
          <w:sz w:val="28"/>
          <w:szCs w:val="28"/>
          <w:rtl/>
          <w:lang w:bidi="fa-IR"/>
        </w:rPr>
        <w:t>ادگ</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ی</w:t>
      </w:r>
      <w:r w:rsidRPr="00844FA1">
        <w:rPr>
          <w:rFonts w:cs="B Nazanin"/>
          <w:sz w:val="28"/>
          <w:szCs w:val="28"/>
          <w:rtl/>
          <w:lang w:bidi="fa-IR"/>
        </w:rPr>
        <w:t xml:space="preserve"> 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ب</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w:t>
      </w:r>
      <w:r w:rsidR="00551C59">
        <w:rPr>
          <w:rFonts w:cs="B Nazanin" w:hint="cs"/>
          <w:sz w:val="28"/>
          <w:szCs w:val="28"/>
          <w:rtl/>
          <w:lang w:bidi="fa-IR"/>
        </w:rPr>
        <w:t>گره</w:t>
      </w:r>
      <w:r w:rsidRPr="00844FA1">
        <w:rPr>
          <w:rFonts w:cs="B Nazanin"/>
          <w:sz w:val="28"/>
          <w:szCs w:val="28"/>
          <w:rtl/>
          <w:lang w:bidi="fa-IR"/>
        </w:rPr>
        <w:t xml:space="preserve"> و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hint="cs"/>
          <w:sz w:val="28"/>
          <w:szCs w:val="28"/>
          <w:rtl/>
          <w:lang w:bidi="fa-IR"/>
        </w:rPr>
        <w:t xml:space="preserve"> مبتنی بر</w:t>
      </w:r>
      <w:r w:rsidRPr="00844FA1">
        <w:rPr>
          <w:rFonts w:cs="B Nazanin"/>
          <w:sz w:val="28"/>
          <w:szCs w:val="28"/>
          <w:rtl/>
          <w:lang w:bidi="fa-IR"/>
        </w:rPr>
        <w:t xml:space="preserve"> فرا</w:t>
      </w:r>
      <w:r w:rsidRPr="00844FA1">
        <w:rPr>
          <w:rFonts w:cs="B Nazanin" w:hint="cs"/>
          <w:sz w:val="28"/>
          <w:szCs w:val="28"/>
          <w:rtl/>
          <w:lang w:bidi="fa-IR"/>
        </w:rPr>
        <w:t>-</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آن است ، در حال</w:t>
      </w:r>
      <w:r w:rsidRPr="00844FA1">
        <w:rPr>
          <w:rFonts w:cs="B Nazanin" w:hint="cs"/>
          <w:sz w:val="28"/>
          <w:szCs w:val="28"/>
          <w:rtl/>
          <w:lang w:bidi="fa-IR"/>
        </w:rPr>
        <w:t>ی</w:t>
      </w:r>
      <w:r w:rsidRPr="00844FA1">
        <w:rPr>
          <w:rFonts w:cs="B Nazanin"/>
          <w:sz w:val="28"/>
          <w:szCs w:val="28"/>
          <w:rtl/>
          <w:lang w:bidi="fa-IR"/>
        </w:rPr>
        <w:t xml:space="preserve"> که </w:t>
      </w:r>
      <w:r w:rsidR="00031937">
        <w:rPr>
          <w:rFonts w:cs="B Nazanin"/>
          <w:sz w:val="28"/>
          <w:szCs w:val="28"/>
          <w:rtl/>
          <w:lang w:bidi="fa-IR"/>
        </w:rPr>
        <w:t>توجه در سطح معنایی</w:t>
      </w:r>
      <w:r w:rsidRPr="00844FA1">
        <w:rPr>
          <w:rFonts w:cs="B Nazanin"/>
          <w:sz w:val="28"/>
          <w:szCs w:val="28"/>
          <w:rtl/>
          <w:lang w:bidi="fa-IR"/>
        </w:rPr>
        <w:t xml:space="preserve"> قادر به </w:t>
      </w:r>
      <w:r w:rsidRPr="00844FA1">
        <w:rPr>
          <w:rFonts w:cs="B Nazanin" w:hint="cs"/>
          <w:sz w:val="28"/>
          <w:szCs w:val="28"/>
          <w:rtl/>
          <w:lang w:bidi="fa-IR"/>
        </w:rPr>
        <w:t>ی</w:t>
      </w:r>
      <w:r w:rsidRPr="00844FA1">
        <w:rPr>
          <w:rFonts w:cs="B Nazanin" w:hint="eastAsia"/>
          <w:sz w:val="28"/>
          <w:szCs w:val="28"/>
          <w:rtl/>
          <w:lang w:bidi="fa-IR"/>
        </w:rPr>
        <w:t>ادگ</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ی</w:t>
      </w:r>
      <w:r w:rsidRPr="00844FA1">
        <w:rPr>
          <w:rFonts w:cs="B Nazanin"/>
          <w:sz w:val="28"/>
          <w:szCs w:val="28"/>
          <w:rtl/>
          <w:lang w:bidi="fa-IR"/>
        </w:rPr>
        <w:t xml:space="preserve"> 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فر</w:t>
      </w:r>
      <w:r w:rsidRPr="00844FA1">
        <w:rPr>
          <w:rFonts w:cs="B Nazanin" w:hint="cs"/>
          <w:sz w:val="28"/>
          <w:szCs w:val="28"/>
          <w:rtl/>
          <w:lang w:bidi="fa-IR"/>
        </w:rPr>
        <w:t>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رها</w:t>
      </w:r>
      <w:r w:rsidRPr="00844FA1">
        <w:rPr>
          <w:rFonts w:cs="B Nazanin" w:hint="cs"/>
          <w:sz w:val="28"/>
          <w:szCs w:val="28"/>
          <w:rtl/>
          <w:lang w:bidi="fa-IR"/>
        </w:rPr>
        <w:t>ی</w:t>
      </w:r>
      <w:r w:rsidRPr="00844FA1">
        <w:rPr>
          <w:rFonts w:cs="B Nazanin"/>
          <w:sz w:val="28"/>
          <w:szCs w:val="28"/>
          <w:rtl/>
          <w:lang w:bidi="fa-IR"/>
        </w:rPr>
        <w:t xml:space="preserve"> مختلف است.</w:t>
      </w:r>
    </w:p>
    <w:p w14:paraId="5CB9DDB7" w14:textId="3CB785CA" w:rsidR="00551C59" w:rsidRPr="00844FA1" w:rsidRDefault="00031937" w:rsidP="00B4535B">
      <w:pPr>
        <w:bidi/>
        <w:jc w:val="both"/>
        <w:rPr>
          <w:rFonts w:cs="B Nazanin"/>
          <w:sz w:val="28"/>
          <w:szCs w:val="28"/>
          <w:rtl/>
          <w:lang w:bidi="fa-IR"/>
        </w:rPr>
      </w:pPr>
      <w:r>
        <w:rPr>
          <w:rFonts w:cs="B Nazanin"/>
          <w:b/>
          <w:bCs/>
          <w:sz w:val="28"/>
          <w:szCs w:val="28"/>
          <w:rtl/>
          <w:lang w:bidi="fa-IR"/>
        </w:rPr>
        <w:t>توجه در سطح معنایی</w:t>
      </w:r>
      <w:r w:rsidR="00551C59">
        <w:rPr>
          <w:rFonts w:cs="B Nazanin" w:hint="cs"/>
          <w:b/>
          <w:bCs/>
          <w:sz w:val="28"/>
          <w:szCs w:val="28"/>
          <w:rtl/>
          <w:lang w:bidi="fa-IR"/>
        </w:rPr>
        <w:t>:</w:t>
      </w:r>
      <w:r w:rsidR="00551C59" w:rsidRPr="00844FA1">
        <w:rPr>
          <w:rFonts w:cs="B Nazanin" w:hint="cs"/>
          <w:b/>
          <w:bCs/>
          <w:sz w:val="28"/>
          <w:szCs w:val="28"/>
          <w:rtl/>
          <w:lang w:bidi="fa-IR"/>
        </w:rPr>
        <w:t xml:space="preserve"> </w:t>
      </w:r>
      <w:r w:rsidR="00551C59" w:rsidRPr="00844FA1">
        <w:rPr>
          <w:rFonts w:cs="B Nazanin"/>
          <w:sz w:val="28"/>
          <w:szCs w:val="28"/>
          <w:rtl/>
          <w:lang w:bidi="fa-IR"/>
        </w:rPr>
        <w:t>اطلاعات معنا</w:t>
      </w:r>
      <w:r w:rsidR="00551C59" w:rsidRPr="00844FA1">
        <w:rPr>
          <w:rFonts w:cs="B Nazanin" w:hint="cs"/>
          <w:sz w:val="28"/>
          <w:szCs w:val="28"/>
          <w:rtl/>
          <w:lang w:bidi="fa-IR"/>
        </w:rPr>
        <w:t>یی</w:t>
      </w:r>
      <w:r w:rsidR="00551C59" w:rsidRPr="00844FA1">
        <w:rPr>
          <w:rFonts w:cs="B Nazanin"/>
          <w:sz w:val="28"/>
          <w:szCs w:val="28"/>
          <w:rtl/>
          <w:lang w:bidi="fa-IR"/>
        </w:rPr>
        <w:t xml:space="preserve"> معن</w:t>
      </w:r>
      <w:r w:rsidR="00551C59" w:rsidRPr="00844FA1">
        <w:rPr>
          <w:rFonts w:cs="B Nazanin" w:hint="cs"/>
          <w:sz w:val="28"/>
          <w:szCs w:val="28"/>
          <w:rtl/>
          <w:lang w:bidi="fa-IR"/>
        </w:rPr>
        <w:t>ی‌</w:t>
      </w:r>
      <w:r w:rsidR="00551C59" w:rsidRPr="00844FA1">
        <w:rPr>
          <w:rFonts w:cs="B Nazanin"/>
          <w:sz w:val="28"/>
          <w:szCs w:val="28"/>
          <w:rtl/>
          <w:lang w:bidi="fa-IR"/>
        </w:rPr>
        <w:t>دار و پ</w:t>
      </w:r>
      <w:r w:rsidR="00551C59" w:rsidRPr="00844FA1">
        <w:rPr>
          <w:rFonts w:cs="B Nazanin" w:hint="cs"/>
          <w:sz w:val="28"/>
          <w:szCs w:val="28"/>
          <w:rtl/>
          <w:lang w:bidi="fa-IR"/>
        </w:rPr>
        <w:t>ی</w:t>
      </w:r>
      <w:r w:rsidR="00551C59" w:rsidRPr="00844FA1">
        <w:rPr>
          <w:rFonts w:cs="B Nazanin" w:hint="eastAsia"/>
          <w:sz w:val="28"/>
          <w:szCs w:val="28"/>
          <w:rtl/>
          <w:lang w:bidi="fa-IR"/>
        </w:rPr>
        <w:t>چ</w:t>
      </w:r>
      <w:r w:rsidR="00551C59" w:rsidRPr="00844FA1">
        <w:rPr>
          <w:rFonts w:cs="B Nazanin" w:hint="cs"/>
          <w:sz w:val="28"/>
          <w:szCs w:val="28"/>
          <w:rtl/>
          <w:lang w:bidi="fa-IR"/>
        </w:rPr>
        <w:t>ی</w:t>
      </w:r>
      <w:r w:rsidR="00551C59" w:rsidRPr="00844FA1">
        <w:rPr>
          <w:rFonts w:cs="B Nazanin" w:hint="eastAsia"/>
          <w:sz w:val="28"/>
          <w:szCs w:val="28"/>
          <w:rtl/>
          <w:lang w:bidi="fa-IR"/>
        </w:rPr>
        <w:t>ده</w:t>
      </w:r>
      <w:r w:rsidR="00551C59" w:rsidRPr="00844FA1">
        <w:rPr>
          <w:rFonts w:cs="B Nazanin"/>
          <w:sz w:val="28"/>
          <w:szCs w:val="28"/>
          <w:rtl/>
          <w:lang w:bidi="fa-IR"/>
        </w:rPr>
        <w:t xml:space="preserve"> مختلف</w:t>
      </w:r>
      <w:r w:rsidR="00551C59" w:rsidRPr="00844FA1">
        <w:rPr>
          <w:rFonts w:cs="B Nazanin" w:hint="cs"/>
          <w:sz w:val="28"/>
          <w:szCs w:val="28"/>
          <w:rtl/>
          <w:lang w:bidi="fa-IR"/>
        </w:rPr>
        <w:t>ی</w:t>
      </w:r>
      <w:r w:rsidR="00551C59" w:rsidRPr="00844FA1">
        <w:rPr>
          <w:rFonts w:cs="B Nazanin"/>
          <w:sz w:val="28"/>
          <w:szCs w:val="28"/>
          <w:rtl/>
          <w:lang w:bidi="fa-IR"/>
        </w:rPr>
        <w:t xml:space="preserve"> در </w:t>
      </w:r>
      <w:r w:rsidR="00551C59" w:rsidRPr="00844FA1">
        <w:rPr>
          <w:rFonts w:cs="B Nazanin" w:hint="cs"/>
          <w:sz w:val="28"/>
          <w:szCs w:val="28"/>
          <w:rtl/>
          <w:lang w:bidi="fa-IR"/>
        </w:rPr>
        <w:t>گراف نامتجانس</w:t>
      </w:r>
      <w:r w:rsidR="00551C59" w:rsidRPr="00844FA1">
        <w:rPr>
          <w:rFonts w:cs="B Nazanin"/>
          <w:sz w:val="28"/>
          <w:szCs w:val="28"/>
          <w:rtl/>
          <w:lang w:bidi="fa-IR"/>
        </w:rPr>
        <w:t xml:space="preserve"> دخ</w:t>
      </w:r>
      <w:r w:rsidR="00551C59" w:rsidRPr="00844FA1">
        <w:rPr>
          <w:rFonts w:cs="B Nazanin" w:hint="cs"/>
          <w:sz w:val="28"/>
          <w:szCs w:val="28"/>
          <w:rtl/>
          <w:lang w:bidi="fa-IR"/>
        </w:rPr>
        <w:t>ی</w:t>
      </w:r>
      <w:r w:rsidR="00551C59" w:rsidRPr="00844FA1">
        <w:rPr>
          <w:rFonts w:cs="B Nazanin" w:hint="eastAsia"/>
          <w:sz w:val="28"/>
          <w:szCs w:val="28"/>
          <w:rtl/>
          <w:lang w:bidi="fa-IR"/>
        </w:rPr>
        <w:t>ل</w:t>
      </w:r>
      <w:r w:rsidR="00551C59" w:rsidRPr="00844FA1">
        <w:rPr>
          <w:rFonts w:cs="B Nazanin"/>
          <w:sz w:val="28"/>
          <w:szCs w:val="28"/>
          <w:rtl/>
          <w:lang w:bidi="fa-IR"/>
        </w:rPr>
        <w:t xml:space="preserve"> هستند که معمولاً توسط </w:t>
      </w:r>
      <w:r w:rsidR="00551C59" w:rsidRPr="00844FA1">
        <w:rPr>
          <w:rFonts w:cs="B Nazanin" w:hint="cs"/>
          <w:sz w:val="28"/>
          <w:szCs w:val="28"/>
          <w:rtl/>
          <w:lang w:bidi="fa-IR"/>
        </w:rPr>
        <w:t>فرا-</w:t>
      </w:r>
      <w:r w:rsidR="00551C59" w:rsidRPr="00844FA1">
        <w:rPr>
          <w:rFonts w:cs="B Nazanin"/>
          <w:sz w:val="28"/>
          <w:szCs w:val="28"/>
          <w:rtl/>
          <w:lang w:bidi="fa-IR"/>
        </w:rPr>
        <w:t>مس</w:t>
      </w:r>
      <w:r w:rsidR="00551C59" w:rsidRPr="00844FA1">
        <w:rPr>
          <w:rFonts w:cs="B Nazanin" w:hint="cs"/>
          <w:sz w:val="28"/>
          <w:szCs w:val="28"/>
          <w:rtl/>
          <w:lang w:bidi="fa-IR"/>
        </w:rPr>
        <w:t>ی</w:t>
      </w:r>
      <w:r w:rsidR="00551C59" w:rsidRPr="00844FA1">
        <w:rPr>
          <w:rFonts w:cs="B Nazanin" w:hint="eastAsia"/>
          <w:sz w:val="28"/>
          <w:szCs w:val="28"/>
          <w:rtl/>
          <w:lang w:bidi="fa-IR"/>
        </w:rPr>
        <w:t>رها</w:t>
      </w:r>
      <w:r w:rsidR="00551C59" w:rsidRPr="00844FA1">
        <w:rPr>
          <w:rFonts w:cs="B Nazanin"/>
          <w:sz w:val="28"/>
          <w:szCs w:val="28"/>
          <w:rtl/>
          <w:lang w:bidi="fa-IR"/>
        </w:rPr>
        <w:t xml:space="preserve"> منعکس م</w:t>
      </w:r>
      <w:r w:rsidR="00551C59" w:rsidRPr="00844FA1">
        <w:rPr>
          <w:rFonts w:cs="B Nazanin" w:hint="cs"/>
          <w:sz w:val="28"/>
          <w:szCs w:val="28"/>
          <w:rtl/>
          <w:lang w:bidi="fa-IR"/>
        </w:rPr>
        <w:t>ی</w:t>
      </w:r>
      <w:r w:rsidR="00551C59" w:rsidRPr="00844FA1">
        <w:rPr>
          <w:rFonts w:cs="B Nazanin"/>
          <w:sz w:val="28"/>
          <w:szCs w:val="28"/>
          <w:rtl/>
          <w:lang w:bidi="fa-IR"/>
        </w:rPr>
        <w:t xml:space="preserve"> شوند. هدف</w:t>
      </w:r>
      <w:r w:rsidR="00551C59" w:rsidRPr="00844FA1">
        <w:rPr>
          <w:rFonts w:cs="B Nazanin" w:hint="cs"/>
          <w:sz w:val="28"/>
          <w:szCs w:val="28"/>
          <w:rtl/>
          <w:lang w:bidi="fa-IR"/>
        </w:rPr>
        <w:t xml:space="preserve"> </w:t>
      </w:r>
      <w:r>
        <w:rPr>
          <w:rFonts w:cs="B Nazanin"/>
          <w:sz w:val="28"/>
          <w:szCs w:val="28"/>
          <w:rtl/>
          <w:lang w:bidi="fa-IR"/>
        </w:rPr>
        <w:t>توجه در سطح معنایی</w:t>
      </w:r>
      <w:r w:rsidR="00551C59" w:rsidRPr="00844FA1">
        <w:rPr>
          <w:rFonts w:cs="B Nazanin"/>
          <w:sz w:val="28"/>
          <w:szCs w:val="28"/>
          <w:rtl/>
          <w:lang w:bidi="fa-IR"/>
        </w:rPr>
        <w:t xml:space="preserve"> آن است که اهم</w:t>
      </w:r>
      <w:r w:rsidR="00551C59" w:rsidRPr="00844FA1">
        <w:rPr>
          <w:rFonts w:cs="B Nazanin" w:hint="cs"/>
          <w:sz w:val="28"/>
          <w:szCs w:val="28"/>
          <w:rtl/>
          <w:lang w:bidi="fa-IR"/>
        </w:rPr>
        <w:t>ی</w:t>
      </w:r>
      <w:r w:rsidR="00551C59" w:rsidRPr="00844FA1">
        <w:rPr>
          <w:rFonts w:cs="B Nazanin" w:hint="eastAsia"/>
          <w:sz w:val="28"/>
          <w:szCs w:val="28"/>
          <w:rtl/>
          <w:lang w:bidi="fa-IR"/>
        </w:rPr>
        <w:t>ت</w:t>
      </w:r>
      <w:r w:rsidR="00551C59" w:rsidRPr="00844FA1">
        <w:rPr>
          <w:rFonts w:cs="B Nazanin"/>
          <w:sz w:val="28"/>
          <w:szCs w:val="28"/>
          <w:rtl/>
          <w:lang w:bidi="fa-IR"/>
        </w:rPr>
        <w:t xml:space="preserve"> هر </w:t>
      </w:r>
      <w:r w:rsidR="00551C59" w:rsidRPr="00844FA1">
        <w:rPr>
          <w:rFonts w:cs="B Nazanin" w:hint="cs"/>
          <w:sz w:val="28"/>
          <w:szCs w:val="28"/>
          <w:rtl/>
          <w:lang w:bidi="fa-IR"/>
        </w:rPr>
        <w:t>فرا-مسیر</w:t>
      </w:r>
      <w:r w:rsidR="00551C59" w:rsidRPr="00844FA1">
        <w:rPr>
          <w:rFonts w:cs="B Nazanin"/>
          <w:sz w:val="28"/>
          <w:szCs w:val="28"/>
          <w:rtl/>
          <w:lang w:bidi="fa-IR"/>
        </w:rPr>
        <w:t xml:space="preserve"> را ب</w:t>
      </w:r>
      <w:r w:rsidR="00551C59" w:rsidRPr="00844FA1">
        <w:rPr>
          <w:rFonts w:cs="B Nazanin" w:hint="cs"/>
          <w:sz w:val="28"/>
          <w:szCs w:val="28"/>
          <w:rtl/>
          <w:lang w:bidi="fa-IR"/>
        </w:rPr>
        <w:t>ی</w:t>
      </w:r>
      <w:r w:rsidR="00551C59" w:rsidRPr="00844FA1">
        <w:rPr>
          <w:rFonts w:cs="B Nazanin" w:hint="eastAsia"/>
          <w:sz w:val="28"/>
          <w:szCs w:val="28"/>
          <w:rtl/>
          <w:lang w:bidi="fa-IR"/>
        </w:rPr>
        <w:t>اموزد</w:t>
      </w:r>
      <w:r w:rsidR="00551C59" w:rsidRPr="00844FA1">
        <w:rPr>
          <w:rFonts w:cs="B Nazanin"/>
          <w:sz w:val="28"/>
          <w:szCs w:val="28"/>
          <w:rtl/>
          <w:lang w:bidi="fa-IR"/>
        </w:rPr>
        <w:t xml:space="preserve"> و وزن</w:t>
      </w:r>
      <w:r w:rsidR="00551C59" w:rsidRPr="00844FA1">
        <w:rPr>
          <w:rFonts w:cs="B Nazanin" w:hint="cs"/>
          <w:sz w:val="28"/>
          <w:szCs w:val="28"/>
          <w:rtl/>
          <w:lang w:bidi="fa-IR"/>
        </w:rPr>
        <w:t>‌</w:t>
      </w:r>
      <w:r w:rsidR="00551C59" w:rsidRPr="00844FA1">
        <w:rPr>
          <w:rFonts w:cs="B Nazanin"/>
          <w:sz w:val="28"/>
          <w:szCs w:val="28"/>
          <w:rtl/>
          <w:lang w:bidi="fa-IR"/>
        </w:rPr>
        <w:t>ها</w:t>
      </w:r>
      <w:r w:rsidR="00551C59" w:rsidRPr="00844FA1">
        <w:rPr>
          <w:rFonts w:cs="B Nazanin" w:hint="cs"/>
          <w:sz w:val="28"/>
          <w:szCs w:val="28"/>
          <w:rtl/>
          <w:lang w:bidi="fa-IR"/>
        </w:rPr>
        <w:t>ی</w:t>
      </w:r>
      <w:r w:rsidR="00551C59" w:rsidRPr="00844FA1">
        <w:rPr>
          <w:rFonts w:cs="B Nazanin"/>
          <w:sz w:val="28"/>
          <w:szCs w:val="28"/>
          <w:rtl/>
          <w:lang w:bidi="fa-IR"/>
        </w:rPr>
        <w:t xml:space="preserve"> مناسب</w:t>
      </w:r>
      <w:r w:rsidR="00551C59" w:rsidRPr="00844FA1">
        <w:rPr>
          <w:rFonts w:cs="B Nazanin" w:hint="cs"/>
          <w:sz w:val="28"/>
          <w:szCs w:val="28"/>
          <w:rtl/>
          <w:lang w:bidi="fa-IR"/>
        </w:rPr>
        <w:t>ی</w:t>
      </w:r>
      <w:r w:rsidR="00551C59" w:rsidRPr="00844FA1">
        <w:rPr>
          <w:rFonts w:cs="B Nazanin"/>
          <w:sz w:val="28"/>
          <w:szCs w:val="28"/>
          <w:rtl/>
          <w:lang w:bidi="fa-IR"/>
        </w:rPr>
        <w:t xml:space="preserve"> را به آن</w:t>
      </w:r>
      <w:r w:rsidR="00551C59" w:rsidRPr="00844FA1">
        <w:rPr>
          <w:rFonts w:cs="B Nazanin" w:hint="cs"/>
          <w:sz w:val="28"/>
          <w:szCs w:val="28"/>
          <w:rtl/>
          <w:lang w:bidi="fa-IR"/>
        </w:rPr>
        <w:t>‌</w:t>
      </w:r>
      <w:r w:rsidR="00551C59" w:rsidRPr="00844FA1">
        <w:rPr>
          <w:rFonts w:cs="B Nazanin"/>
          <w:sz w:val="28"/>
          <w:szCs w:val="28"/>
          <w:rtl/>
          <w:lang w:bidi="fa-IR"/>
        </w:rPr>
        <w:t>ها اختصاص دهد.</w:t>
      </w:r>
      <w:r w:rsidR="00551C59" w:rsidRPr="00844FA1">
        <w:rPr>
          <w:rFonts w:cs="B Nazanin" w:hint="cs"/>
          <w:sz w:val="28"/>
          <w:szCs w:val="28"/>
          <w:rtl/>
          <w:lang w:bidi="fa-IR"/>
        </w:rPr>
        <w:t xml:space="preserve"> </w:t>
      </w:r>
      <w:r w:rsidR="00C60871">
        <w:rPr>
          <w:rFonts w:cs="B Nazanin" w:hint="cs"/>
          <w:sz w:val="28"/>
          <w:szCs w:val="28"/>
          <w:rtl/>
          <w:lang w:bidi="fa-IR"/>
        </w:rPr>
        <w:t>برای مثال مجموعه داده‌ی</w:t>
      </w:r>
      <w:r w:rsidR="00551C59" w:rsidRPr="00844FA1">
        <w:rPr>
          <w:rFonts w:cs="B Nazanin"/>
          <w:sz w:val="28"/>
          <w:szCs w:val="28"/>
          <w:rtl/>
          <w:lang w:bidi="fa-IR"/>
        </w:rPr>
        <w:t xml:space="preserve"> </w:t>
      </w:r>
      <w:r w:rsidR="00551C59" w:rsidRPr="00844FA1">
        <w:rPr>
          <w:rFonts w:cs="B Nazanin"/>
          <w:sz w:val="28"/>
          <w:szCs w:val="28"/>
          <w:lang w:bidi="fa-IR"/>
        </w:rPr>
        <w:t>IMDB</w:t>
      </w:r>
      <w:r w:rsidR="00551C59" w:rsidRPr="00844FA1">
        <w:rPr>
          <w:rFonts w:cs="B Nazanin"/>
          <w:sz w:val="28"/>
          <w:szCs w:val="28"/>
          <w:rtl/>
          <w:lang w:bidi="fa-IR"/>
        </w:rPr>
        <w:t xml:space="preserve"> </w:t>
      </w:r>
      <w:r w:rsidR="00C60871">
        <w:rPr>
          <w:rFonts w:cs="B Nazanin" w:hint="cs"/>
          <w:sz w:val="28"/>
          <w:szCs w:val="28"/>
          <w:rtl/>
          <w:lang w:bidi="fa-IR"/>
        </w:rPr>
        <w:t xml:space="preserve">را </w:t>
      </w:r>
      <w:r w:rsidR="00551C59" w:rsidRPr="00844FA1">
        <w:rPr>
          <w:rFonts w:cs="B Nazanin"/>
          <w:sz w:val="28"/>
          <w:szCs w:val="28"/>
          <w:rtl/>
          <w:lang w:bidi="fa-IR"/>
        </w:rPr>
        <w:t>در نظر م</w:t>
      </w:r>
      <w:r w:rsidR="00551C59" w:rsidRPr="00844FA1">
        <w:rPr>
          <w:rFonts w:cs="B Nazanin" w:hint="cs"/>
          <w:sz w:val="28"/>
          <w:szCs w:val="28"/>
          <w:rtl/>
          <w:lang w:bidi="fa-IR"/>
        </w:rPr>
        <w:t>ی</w:t>
      </w:r>
      <w:r w:rsidR="00C60871">
        <w:rPr>
          <w:rFonts w:cs="B Nazanin" w:hint="cs"/>
          <w:sz w:val="28"/>
          <w:szCs w:val="28"/>
          <w:rtl/>
          <w:lang w:bidi="fa-IR"/>
        </w:rPr>
        <w:t>‌</w:t>
      </w:r>
      <w:r w:rsidR="00551C59" w:rsidRPr="00844FA1">
        <w:rPr>
          <w:rFonts w:cs="B Nazanin"/>
          <w:sz w:val="28"/>
          <w:szCs w:val="28"/>
          <w:rtl/>
          <w:lang w:bidi="fa-IR"/>
        </w:rPr>
        <w:t>گ</w:t>
      </w:r>
      <w:r w:rsidR="00551C59" w:rsidRPr="00844FA1">
        <w:rPr>
          <w:rFonts w:cs="B Nazanin" w:hint="cs"/>
          <w:sz w:val="28"/>
          <w:szCs w:val="28"/>
          <w:rtl/>
          <w:lang w:bidi="fa-IR"/>
        </w:rPr>
        <w:t>ی</w:t>
      </w:r>
      <w:r w:rsidR="00551C59" w:rsidRPr="00844FA1">
        <w:rPr>
          <w:rFonts w:cs="B Nazanin" w:hint="eastAsia"/>
          <w:sz w:val="28"/>
          <w:szCs w:val="28"/>
          <w:rtl/>
          <w:lang w:bidi="fa-IR"/>
        </w:rPr>
        <w:t>ر</w:t>
      </w:r>
      <w:r w:rsidR="00551C59" w:rsidRPr="00844FA1">
        <w:rPr>
          <w:rFonts w:cs="B Nazanin" w:hint="cs"/>
          <w:sz w:val="28"/>
          <w:szCs w:val="28"/>
          <w:rtl/>
          <w:lang w:bidi="fa-IR"/>
        </w:rPr>
        <w:t>ی</w:t>
      </w:r>
      <w:r w:rsidR="00551C59" w:rsidRPr="00844FA1">
        <w:rPr>
          <w:rFonts w:cs="B Nazanin" w:hint="eastAsia"/>
          <w:sz w:val="28"/>
          <w:szCs w:val="28"/>
          <w:rtl/>
          <w:lang w:bidi="fa-IR"/>
        </w:rPr>
        <w:t>م</w:t>
      </w:r>
      <w:r w:rsidR="00551C59" w:rsidRPr="00844FA1">
        <w:rPr>
          <w:rFonts w:cs="B Nazanin"/>
          <w:sz w:val="28"/>
          <w:szCs w:val="28"/>
          <w:rtl/>
          <w:lang w:bidi="fa-IR"/>
        </w:rPr>
        <w:t xml:space="preserve">، </w:t>
      </w:r>
      <w:r w:rsidR="00551C59" w:rsidRPr="00844FA1">
        <w:rPr>
          <w:rFonts w:cs="B Nazanin"/>
          <w:sz w:val="28"/>
          <w:szCs w:val="28"/>
          <w:lang w:bidi="fa-IR"/>
        </w:rPr>
        <w:t>The Terminator</w:t>
      </w:r>
      <w:r w:rsidR="00551C59" w:rsidRPr="00844FA1">
        <w:rPr>
          <w:rFonts w:cs="B Nazanin"/>
          <w:sz w:val="28"/>
          <w:szCs w:val="28"/>
          <w:rtl/>
          <w:lang w:bidi="fa-IR"/>
        </w:rPr>
        <w:t xml:space="preserve"> </w:t>
      </w:r>
      <w:r w:rsidR="00551C59" w:rsidRPr="00844FA1">
        <w:rPr>
          <w:rFonts w:cs="B Nazanin" w:hint="cs"/>
          <w:sz w:val="28"/>
          <w:szCs w:val="28"/>
          <w:rtl/>
          <w:lang w:bidi="fa-IR"/>
        </w:rPr>
        <w:t>ی</w:t>
      </w:r>
      <w:r w:rsidR="00551C59" w:rsidRPr="00844FA1">
        <w:rPr>
          <w:rFonts w:cs="B Nazanin" w:hint="eastAsia"/>
          <w:sz w:val="28"/>
          <w:szCs w:val="28"/>
          <w:rtl/>
          <w:lang w:bidi="fa-IR"/>
        </w:rPr>
        <w:t>ا</w:t>
      </w:r>
      <w:r w:rsidR="00551C59" w:rsidRPr="00844FA1">
        <w:rPr>
          <w:rFonts w:cs="B Nazanin"/>
          <w:sz w:val="28"/>
          <w:szCs w:val="28"/>
          <w:rtl/>
          <w:lang w:bidi="fa-IR"/>
        </w:rPr>
        <w:t xml:space="preserve"> م</w:t>
      </w:r>
      <w:r w:rsidR="00551C59" w:rsidRPr="00844FA1">
        <w:rPr>
          <w:rFonts w:cs="B Nazanin" w:hint="cs"/>
          <w:sz w:val="28"/>
          <w:szCs w:val="28"/>
          <w:rtl/>
          <w:lang w:bidi="fa-IR"/>
        </w:rPr>
        <w:t>ی</w:t>
      </w:r>
      <w:r w:rsidR="00551C59" w:rsidRPr="00844FA1">
        <w:rPr>
          <w:rFonts w:cs="B Nazanin"/>
          <w:sz w:val="28"/>
          <w:szCs w:val="28"/>
          <w:rtl/>
          <w:lang w:bidi="fa-IR"/>
        </w:rPr>
        <w:t xml:space="preserve"> تواند از طر</w:t>
      </w:r>
      <w:r w:rsidR="00551C59" w:rsidRPr="00844FA1">
        <w:rPr>
          <w:rFonts w:cs="B Nazanin" w:hint="cs"/>
          <w:sz w:val="28"/>
          <w:szCs w:val="28"/>
          <w:rtl/>
          <w:lang w:bidi="fa-IR"/>
        </w:rPr>
        <w:t>ی</w:t>
      </w:r>
      <w:r w:rsidR="00551C59" w:rsidRPr="00844FA1">
        <w:rPr>
          <w:rFonts w:cs="B Nazanin" w:hint="eastAsia"/>
          <w:sz w:val="28"/>
          <w:szCs w:val="28"/>
          <w:rtl/>
          <w:lang w:bidi="fa-IR"/>
        </w:rPr>
        <w:t>ق</w:t>
      </w:r>
      <w:r w:rsidR="00551C59" w:rsidRPr="00844FA1">
        <w:rPr>
          <w:rFonts w:cs="B Nazanin"/>
          <w:sz w:val="28"/>
          <w:szCs w:val="28"/>
          <w:rtl/>
          <w:lang w:bidi="fa-IR"/>
        </w:rPr>
        <w:t xml:space="preserve"> </w:t>
      </w:r>
      <w:r w:rsidR="00551C59" w:rsidRPr="00844FA1">
        <w:rPr>
          <w:rFonts w:cs="B Nazanin" w:hint="cs"/>
          <w:sz w:val="28"/>
          <w:szCs w:val="28"/>
          <w:rtl/>
          <w:lang w:bidi="fa-IR"/>
        </w:rPr>
        <w:t>فیلم</w:t>
      </w:r>
      <w:r w:rsidR="00551C59" w:rsidRPr="00844FA1">
        <w:rPr>
          <w:rFonts w:cs="B Nazanin"/>
          <w:sz w:val="28"/>
          <w:szCs w:val="28"/>
          <w:lang w:bidi="fa-IR"/>
        </w:rPr>
        <w:t>-</w:t>
      </w:r>
      <w:r w:rsidR="00551C59" w:rsidRPr="00844FA1">
        <w:rPr>
          <w:rFonts w:cs="B Nazanin" w:hint="cs"/>
          <w:sz w:val="28"/>
          <w:szCs w:val="28"/>
          <w:rtl/>
          <w:lang w:bidi="fa-IR"/>
        </w:rPr>
        <w:t>بازیگر</w:t>
      </w:r>
      <w:r w:rsidR="00551C59" w:rsidRPr="00844FA1">
        <w:rPr>
          <w:rFonts w:cs="B Nazanin"/>
          <w:sz w:val="28"/>
          <w:szCs w:val="28"/>
          <w:lang w:bidi="fa-IR"/>
        </w:rPr>
        <w:t>-</w:t>
      </w:r>
      <w:r w:rsidR="00551C59" w:rsidRPr="00844FA1">
        <w:rPr>
          <w:rFonts w:cs="B Nazanin" w:hint="cs"/>
          <w:sz w:val="28"/>
          <w:szCs w:val="28"/>
          <w:rtl/>
          <w:lang w:bidi="fa-IR"/>
        </w:rPr>
        <w:t>فیلم</w:t>
      </w:r>
      <w:r w:rsidR="00551C59" w:rsidRPr="00844FA1">
        <w:rPr>
          <w:rFonts w:cs="B Nazanin"/>
          <w:sz w:val="28"/>
          <w:szCs w:val="28"/>
          <w:rtl/>
          <w:lang w:bidi="fa-IR"/>
        </w:rPr>
        <w:t xml:space="preserve"> </w:t>
      </w:r>
      <w:r w:rsidR="00551C59" w:rsidRPr="00844FA1">
        <w:rPr>
          <w:rFonts w:cs="B Nazanin"/>
          <w:sz w:val="28"/>
          <w:szCs w:val="28"/>
          <w:lang w:bidi="fa-IR"/>
        </w:rPr>
        <w:t>(MAM)</w:t>
      </w:r>
      <w:r w:rsidR="00551C59" w:rsidRPr="00844FA1">
        <w:rPr>
          <w:rFonts w:cs="B Nazanin"/>
          <w:sz w:val="28"/>
          <w:szCs w:val="28"/>
          <w:rtl/>
          <w:lang w:bidi="fa-IR"/>
        </w:rPr>
        <w:t xml:space="preserve"> به </w:t>
      </w:r>
      <w:r w:rsidR="00551C59" w:rsidRPr="00844FA1">
        <w:rPr>
          <w:rFonts w:cs="B Nazanin"/>
          <w:sz w:val="28"/>
          <w:szCs w:val="28"/>
          <w:lang w:bidi="fa-IR"/>
        </w:rPr>
        <w:t>The Terminator 2</w:t>
      </w:r>
      <w:r w:rsidR="00551C59" w:rsidRPr="00844FA1">
        <w:rPr>
          <w:rFonts w:cs="B Nazanin"/>
          <w:sz w:val="28"/>
          <w:szCs w:val="28"/>
          <w:rtl/>
          <w:lang w:bidi="fa-IR"/>
        </w:rPr>
        <w:t xml:space="preserve"> متصل شود (</w:t>
      </w:r>
      <w:r w:rsidR="00551C59" w:rsidRPr="00844FA1">
        <w:rPr>
          <w:rFonts w:cs="B Nazanin" w:hint="cs"/>
          <w:sz w:val="28"/>
          <w:szCs w:val="28"/>
          <w:rtl/>
          <w:lang w:bidi="fa-IR"/>
        </w:rPr>
        <w:t xml:space="preserve">در </w:t>
      </w:r>
      <w:r w:rsidR="00551C59" w:rsidRPr="00844FA1">
        <w:rPr>
          <w:rFonts w:cs="B Nazanin"/>
          <w:sz w:val="28"/>
          <w:szCs w:val="28"/>
          <w:rtl/>
          <w:lang w:bidi="fa-IR"/>
        </w:rPr>
        <w:t>هر دو شوارتزنگر باز</w:t>
      </w:r>
      <w:r w:rsidR="00551C59" w:rsidRPr="00844FA1">
        <w:rPr>
          <w:rFonts w:cs="B Nazanin" w:hint="cs"/>
          <w:sz w:val="28"/>
          <w:szCs w:val="28"/>
          <w:rtl/>
          <w:lang w:bidi="fa-IR"/>
        </w:rPr>
        <w:t>ی</w:t>
      </w:r>
      <w:r w:rsidR="00551C59" w:rsidRPr="00844FA1">
        <w:rPr>
          <w:rFonts w:cs="B Nazanin" w:hint="eastAsia"/>
          <w:sz w:val="28"/>
          <w:szCs w:val="28"/>
          <w:rtl/>
          <w:lang w:bidi="fa-IR"/>
        </w:rPr>
        <w:t>گر</w:t>
      </w:r>
      <w:r w:rsidR="00551C59" w:rsidRPr="00844FA1">
        <w:rPr>
          <w:rFonts w:cs="B Nazanin"/>
          <w:sz w:val="28"/>
          <w:szCs w:val="28"/>
          <w:rtl/>
          <w:lang w:bidi="fa-IR"/>
        </w:rPr>
        <w:t xml:space="preserve"> است) </w:t>
      </w:r>
      <w:r w:rsidR="00551C59" w:rsidRPr="00844FA1">
        <w:rPr>
          <w:rFonts w:cs="B Nazanin" w:hint="cs"/>
          <w:sz w:val="28"/>
          <w:szCs w:val="28"/>
          <w:rtl/>
          <w:lang w:bidi="fa-IR"/>
        </w:rPr>
        <w:t>ی</w:t>
      </w:r>
      <w:r w:rsidR="00551C59" w:rsidRPr="00844FA1">
        <w:rPr>
          <w:rFonts w:cs="B Nazanin" w:hint="eastAsia"/>
          <w:sz w:val="28"/>
          <w:szCs w:val="28"/>
          <w:rtl/>
          <w:lang w:bidi="fa-IR"/>
        </w:rPr>
        <w:t>ا</w:t>
      </w:r>
      <w:r w:rsidR="00551C59" w:rsidRPr="00844FA1">
        <w:rPr>
          <w:rFonts w:cs="B Nazanin"/>
          <w:sz w:val="28"/>
          <w:szCs w:val="28"/>
          <w:rtl/>
          <w:lang w:bidi="fa-IR"/>
        </w:rPr>
        <w:t xml:space="preserve"> از طر</w:t>
      </w:r>
      <w:r w:rsidR="00551C59" w:rsidRPr="00844FA1">
        <w:rPr>
          <w:rFonts w:cs="B Nazanin" w:hint="cs"/>
          <w:sz w:val="28"/>
          <w:szCs w:val="28"/>
          <w:rtl/>
          <w:lang w:bidi="fa-IR"/>
        </w:rPr>
        <w:t>ی</w:t>
      </w:r>
      <w:r w:rsidR="00551C59" w:rsidRPr="00844FA1">
        <w:rPr>
          <w:rFonts w:cs="B Nazanin" w:hint="eastAsia"/>
          <w:sz w:val="28"/>
          <w:szCs w:val="28"/>
          <w:rtl/>
          <w:lang w:bidi="fa-IR"/>
        </w:rPr>
        <w:t>ق</w:t>
      </w:r>
      <w:r w:rsidR="00551C59" w:rsidRPr="00844FA1">
        <w:rPr>
          <w:rFonts w:cs="B Nazanin"/>
          <w:sz w:val="28"/>
          <w:szCs w:val="28"/>
          <w:rtl/>
          <w:lang w:bidi="fa-IR"/>
        </w:rPr>
        <w:t xml:space="preserve"> </w:t>
      </w:r>
      <w:r w:rsidR="00551C59" w:rsidRPr="00844FA1">
        <w:rPr>
          <w:rFonts w:cs="B Nazanin" w:hint="cs"/>
          <w:sz w:val="28"/>
          <w:szCs w:val="28"/>
          <w:rtl/>
          <w:lang w:bidi="fa-IR"/>
        </w:rPr>
        <w:t>فیلم</w:t>
      </w:r>
      <w:r w:rsidR="00551C59" w:rsidRPr="00844FA1">
        <w:rPr>
          <w:rFonts w:cs="B Nazanin"/>
          <w:sz w:val="28"/>
          <w:szCs w:val="28"/>
          <w:lang w:bidi="fa-IR"/>
        </w:rPr>
        <w:t>-</w:t>
      </w:r>
      <w:r w:rsidR="00551C59" w:rsidRPr="00844FA1">
        <w:rPr>
          <w:rFonts w:cs="B Nazanin" w:hint="cs"/>
          <w:sz w:val="28"/>
          <w:szCs w:val="28"/>
          <w:rtl/>
          <w:lang w:bidi="fa-IR"/>
        </w:rPr>
        <w:t>سال ساخت</w:t>
      </w:r>
      <w:r w:rsidR="00551C59" w:rsidRPr="00844FA1">
        <w:rPr>
          <w:rFonts w:cs="B Nazanin"/>
          <w:sz w:val="28"/>
          <w:szCs w:val="28"/>
          <w:lang w:bidi="fa-IR"/>
        </w:rPr>
        <w:t>-</w:t>
      </w:r>
      <w:r w:rsidR="00551C59" w:rsidRPr="00844FA1">
        <w:rPr>
          <w:rFonts w:cs="B Nazanin" w:hint="cs"/>
          <w:sz w:val="28"/>
          <w:szCs w:val="28"/>
          <w:rtl/>
          <w:lang w:bidi="fa-IR"/>
        </w:rPr>
        <w:t>فیلم</w:t>
      </w:r>
      <w:r w:rsidR="00551C59" w:rsidRPr="00844FA1">
        <w:rPr>
          <w:rFonts w:cs="B Nazanin"/>
          <w:sz w:val="28"/>
          <w:szCs w:val="28"/>
          <w:rtl/>
          <w:lang w:bidi="fa-IR"/>
        </w:rPr>
        <w:t xml:space="preserve"> </w:t>
      </w:r>
      <w:r w:rsidR="00551C59" w:rsidRPr="00844FA1">
        <w:rPr>
          <w:rFonts w:cs="B Nazanin"/>
          <w:sz w:val="28"/>
          <w:szCs w:val="28"/>
          <w:lang w:bidi="fa-IR"/>
        </w:rPr>
        <w:t>(MYM)</w:t>
      </w:r>
      <w:r w:rsidR="00551C59" w:rsidRPr="00844FA1">
        <w:rPr>
          <w:rFonts w:cs="B Nazanin"/>
          <w:sz w:val="28"/>
          <w:szCs w:val="28"/>
          <w:rtl/>
          <w:lang w:bidi="fa-IR"/>
        </w:rPr>
        <w:t xml:space="preserve"> به </w:t>
      </w:r>
      <w:r w:rsidR="00551C59" w:rsidRPr="00844FA1">
        <w:rPr>
          <w:rFonts w:cs="B Nazanin"/>
          <w:sz w:val="28"/>
          <w:szCs w:val="28"/>
          <w:lang w:bidi="fa-IR"/>
        </w:rPr>
        <w:t>Birdy</w:t>
      </w:r>
      <w:r w:rsidR="00551C59" w:rsidRPr="00844FA1">
        <w:rPr>
          <w:rFonts w:cs="B Nazanin"/>
          <w:sz w:val="28"/>
          <w:szCs w:val="28"/>
          <w:rtl/>
          <w:lang w:bidi="fa-IR"/>
        </w:rPr>
        <w:t xml:space="preserve"> متصل شود (هر دو در سال </w:t>
      </w:r>
      <w:r w:rsidR="00551C59" w:rsidRPr="00844FA1">
        <w:rPr>
          <w:rFonts w:cs="B Nazanin"/>
          <w:sz w:val="28"/>
          <w:szCs w:val="28"/>
          <w:rtl/>
          <w:lang w:bidi="fa-IR"/>
        </w:rPr>
        <w:lastRenderedPageBreak/>
        <w:t>1984 ف</w:t>
      </w:r>
      <w:r w:rsidR="00551C59" w:rsidRPr="00844FA1">
        <w:rPr>
          <w:rFonts w:cs="B Nazanin" w:hint="cs"/>
          <w:sz w:val="28"/>
          <w:szCs w:val="28"/>
          <w:rtl/>
          <w:lang w:bidi="fa-IR"/>
        </w:rPr>
        <w:t>ی</w:t>
      </w:r>
      <w:r w:rsidR="00551C59" w:rsidRPr="00844FA1">
        <w:rPr>
          <w:rFonts w:cs="B Nazanin" w:hint="eastAsia"/>
          <w:sz w:val="28"/>
          <w:szCs w:val="28"/>
          <w:rtl/>
          <w:lang w:bidi="fa-IR"/>
        </w:rPr>
        <w:t>لمبردار</w:t>
      </w:r>
      <w:r w:rsidR="00551C59" w:rsidRPr="00844FA1">
        <w:rPr>
          <w:rFonts w:cs="B Nazanin" w:hint="cs"/>
          <w:sz w:val="28"/>
          <w:szCs w:val="28"/>
          <w:rtl/>
          <w:lang w:bidi="fa-IR"/>
        </w:rPr>
        <w:t>ی</w:t>
      </w:r>
      <w:r w:rsidR="00551C59" w:rsidRPr="00844FA1">
        <w:rPr>
          <w:rFonts w:cs="B Nazanin"/>
          <w:sz w:val="28"/>
          <w:szCs w:val="28"/>
          <w:rtl/>
          <w:lang w:bidi="fa-IR"/>
        </w:rPr>
        <w:t xml:space="preserve"> شده</w:t>
      </w:r>
      <w:r w:rsidR="00580054">
        <w:rPr>
          <w:rFonts w:cs="B Nazanin" w:hint="cs"/>
          <w:sz w:val="28"/>
          <w:szCs w:val="28"/>
          <w:rtl/>
          <w:lang w:bidi="fa-IR"/>
        </w:rPr>
        <w:t>‌</w:t>
      </w:r>
      <w:r w:rsidR="00551C59" w:rsidRPr="00844FA1">
        <w:rPr>
          <w:rFonts w:cs="B Nazanin"/>
          <w:sz w:val="28"/>
          <w:szCs w:val="28"/>
          <w:rtl/>
          <w:lang w:bidi="fa-IR"/>
        </w:rPr>
        <w:t>اند).</w:t>
      </w:r>
      <w:r w:rsidR="00551C59" w:rsidRPr="00844FA1">
        <w:rPr>
          <w:rFonts w:cs="B Nazanin" w:hint="cs"/>
          <w:sz w:val="28"/>
          <w:szCs w:val="28"/>
          <w:rtl/>
          <w:lang w:bidi="fa-IR"/>
        </w:rPr>
        <w:t xml:space="preserve"> </w:t>
      </w:r>
      <w:r w:rsidR="00551C59" w:rsidRPr="00844FA1">
        <w:rPr>
          <w:rFonts w:cs="B Nazanin"/>
          <w:sz w:val="28"/>
          <w:szCs w:val="28"/>
          <w:rtl/>
          <w:lang w:bidi="fa-IR"/>
        </w:rPr>
        <w:t>با ا</w:t>
      </w:r>
      <w:r w:rsidR="00551C59" w:rsidRPr="00844FA1">
        <w:rPr>
          <w:rFonts w:cs="B Nazanin" w:hint="cs"/>
          <w:sz w:val="28"/>
          <w:szCs w:val="28"/>
          <w:rtl/>
          <w:lang w:bidi="fa-IR"/>
        </w:rPr>
        <w:t>ی</w:t>
      </w:r>
      <w:r w:rsidR="00551C59" w:rsidRPr="00844FA1">
        <w:rPr>
          <w:rFonts w:cs="B Nazanin" w:hint="eastAsia"/>
          <w:sz w:val="28"/>
          <w:szCs w:val="28"/>
          <w:rtl/>
          <w:lang w:bidi="fa-IR"/>
        </w:rPr>
        <w:t>ن</w:t>
      </w:r>
      <w:r w:rsidR="00551C59" w:rsidRPr="00844FA1">
        <w:rPr>
          <w:rFonts w:cs="B Nazanin"/>
          <w:sz w:val="28"/>
          <w:szCs w:val="28"/>
          <w:rtl/>
          <w:lang w:bidi="fa-IR"/>
        </w:rPr>
        <w:t xml:space="preserve"> حال ، هنگام شناسا</w:t>
      </w:r>
      <w:r w:rsidR="00551C59" w:rsidRPr="00844FA1">
        <w:rPr>
          <w:rFonts w:cs="B Nazanin" w:hint="cs"/>
          <w:sz w:val="28"/>
          <w:szCs w:val="28"/>
          <w:rtl/>
          <w:lang w:bidi="fa-IR"/>
        </w:rPr>
        <w:t>یی</w:t>
      </w:r>
      <w:r w:rsidR="00551C59" w:rsidRPr="00844FA1">
        <w:rPr>
          <w:rFonts w:cs="B Nazanin"/>
          <w:sz w:val="28"/>
          <w:szCs w:val="28"/>
          <w:rtl/>
          <w:lang w:bidi="fa-IR"/>
        </w:rPr>
        <w:t xml:space="preserve"> ژانر ف</w:t>
      </w:r>
      <w:r w:rsidR="00551C59" w:rsidRPr="00844FA1">
        <w:rPr>
          <w:rFonts w:cs="B Nazanin" w:hint="cs"/>
          <w:sz w:val="28"/>
          <w:szCs w:val="28"/>
          <w:rtl/>
          <w:lang w:bidi="fa-IR"/>
        </w:rPr>
        <w:t>ی</w:t>
      </w:r>
      <w:r w:rsidR="00551C59" w:rsidRPr="00844FA1">
        <w:rPr>
          <w:rFonts w:cs="B Nazanin" w:hint="eastAsia"/>
          <w:sz w:val="28"/>
          <w:szCs w:val="28"/>
          <w:rtl/>
          <w:lang w:bidi="fa-IR"/>
        </w:rPr>
        <w:t>لم</w:t>
      </w:r>
      <w:r w:rsidR="00551C59" w:rsidRPr="00844FA1">
        <w:rPr>
          <w:rFonts w:cs="B Nazanin"/>
          <w:sz w:val="28"/>
          <w:szCs w:val="28"/>
          <w:rtl/>
          <w:lang w:bidi="fa-IR"/>
        </w:rPr>
        <w:t xml:space="preserve"> </w:t>
      </w:r>
      <w:r w:rsidR="00551C59" w:rsidRPr="00844FA1">
        <w:rPr>
          <w:rFonts w:cs="B Nazanin"/>
          <w:sz w:val="28"/>
          <w:szCs w:val="28"/>
          <w:lang w:bidi="fa-IR"/>
        </w:rPr>
        <w:t xml:space="preserve">The Terminator </w:t>
      </w:r>
      <w:r w:rsidR="00551C59" w:rsidRPr="00844FA1">
        <w:rPr>
          <w:rFonts w:cs="B Nazanin"/>
          <w:sz w:val="28"/>
          <w:szCs w:val="28"/>
          <w:rtl/>
          <w:lang w:bidi="fa-IR"/>
        </w:rPr>
        <w:t xml:space="preserve">، </w:t>
      </w:r>
      <w:r w:rsidR="00551C59" w:rsidRPr="00844FA1">
        <w:rPr>
          <w:rFonts w:cs="B Nazanin"/>
          <w:sz w:val="28"/>
          <w:szCs w:val="28"/>
          <w:lang w:bidi="fa-IR"/>
        </w:rPr>
        <w:t>MAM</w:t>
      </w:r>
      <w:r w:rsidR="00551C59" w:rsidRPr="00844FA1">
        <w:rPr>
          <w:rFonts w:cs="B Nazanin"/>
          <w:sz w:val="28"/>
          <w:szCs w:val="28"/>
          <w:rtl/>
          <w:lang w:bidi="fa-IR"/>
        </w:rPr>
        <w:t xml:space="preserve"> معمولاً نقش مهم</w:t>
      </w:r>
      <w:r w:rsidR="00551C59" w:rsidRPr="00844FA1">
        <w:rPr>
          <w:rFonts w:cs="B Nazanin" w:hint="cs"/>
          <w:sz w:val="28"/>
          <w:szCs w:val="28"/>
          <w:rtl/>
          <w:lang w:bidi="fa-IR"/>
        </w:rPr>
        <w:t>‌</w:t>
      </w:r>
      <w:r w:rsidR="00551C59" w:rsidRPr="00844FA1">
        <w:rPr>
          <w:rFonts w:cs="B Nazanin"/>
          <w:sz w:val="28"/>
          <w:szCs w:val="28"/>
          <w:rtl/>
          <w:lang w:bidi="fa-IR"/>
        </w:rPr>
        <w:t>تر</w:t>
      </w:r>
      <w:r w:rsidR="00551C59" w:rsidRPr="00844FA1">
        <w:rPr>
          <w:rFonts w:cs="B Nazanin" w:hint="cs"/>
          <w:sz w:val="28"/>
          <w:szCs w:val="28"/>
          <w:rtl/>
          <w:lang w:bidi="fa-IR"/>
        </w:rPr>
        <w:t>ی</w:t>
      </w:r>
      <w:r w:rsidR="00551C59" w:rsidRPr="00844FA1">
        <w:rPr>
          <w:rFonts w:cs="B Nazanin"/>
          <w:sz w:val="28"/>
          <w:szCs w:val="28"/>
          <w:rtl/>
          <w:lang w:bidi="fa-IR"/>
        </w:rPr>
        <w:t xml:space="preserve"> دارد تا </w:t>
      </w:r>
      <w:r w:rsidR="00551C59" w:rsidRPr="00844FA1">
        <w:rPr>
          <w:rFonts w:cs="B Nazanin"/>
          <w:sz w:val="28"/>
          <w:szCs w:val="28"/>
          <w:lang w:bidi="fa-IR"/>
        </w:rPr>
        <w:t>MYM</w:t>
      </w:r>
      <w:r w:rsidR="00551C59" w:rsidRPr="00844FA1">
        <w:rPr>
          <w:rFonts w:cs="B Nazanin"/>
          <w:sz w:val="28"/>
          <w:szCs w:val="28"/>
          <w:rtl/>
          <w:lang w:bidi="fa-IR"/>
        </w:rPr>
        <w:t>.</w:t>
      </w:r>
      <w:r w:rsidR="00551C59" w:rsidRPr="00844FA1">
        <w:rPr>
          <w:rFonts w:cs="B Nazanin" w:hint="cs"/>
          <w:sz w:val="28"/>
          <w:szCs w:val="28"/>
          <w:rtl/>
          <w:lang w:bidi="fa-IR"/>
        </w:rPr>
        <w:t xml:space="preserve"> </w:t>
      </w:r>
      <w:r w:rsidR="00551C59" w:rsidRPr="00844FA1">
        <w:rPr>
          <w:rFonts w:cs="B Nazanin"/>
          <w:sz w:val="28"/>
          <w:szCs w:val="28"/>
          <w:rtl/>
          <w:lang w:bidi="fa-IR"/>
        </w:rPr>
        <w:t>بنابرا</w:t>
      </w:r>
      <w:r w:rsidR="00551C59" w:rsidRPr="00844FA1">
        <w:rPr>
          <w:rFonts w:cs="B Nazanin" w:hint="cs"/>
          <w:sz w:val="28"/>
          <w:szCs w:val="28"/>
          <w:rtl/>
          <w:lang w:bidi="fa-IR"/>
        </w:rPr>
        <w:t>ی</w:t>
      </w:r>
      <w:r w:rsidR="00551C59" w:rsidRPr="00844FA1">
        <w:rPr>
          <w:rFonts w:cs="B Nazanin" w:hint="eastAsia"/>
          <w:sz w:val="28"/>
          <w:szCs w:val="28"/>
          <w:rtl/>
          <w:lang w:bidi="fa-IR"/>
        </w:rPr>
        <w:t>ن</w:t>
      </w:r>
      <w:r w:rsidR="00551C59" w:rsidRPr="00844FA1">
        <w:rPr>
          <w:rFonts w:cs="B Nazanin"/>
          <w:sz w:val="28"/>
          <w:szCs w:val="28"/>
          <w:rtl/>
          <w:lang w:bidi="fa-IR"/>
        </w:rPr>
        <w:t xml:space="preserve"> ، برخورد </w:t>
      </w:r>
      <w:r w:rsidR="00551C59" w:rsidRPr="00844FA1">
        <w:rPr>
          <w:rFonts w:cs="B Nazanin" w:hint="cs"/>
          <w:sz w:val="28"/>
          <w:szCs w:val="28"/>
          <w:rtl/>
          <w:lang w:bidi="fa-IR"/>
        </w:rPr>
        <w:t>ی</w:t>
      </w:r>
      <w:r w:rsidR="00551C59" w:rsidRPr="00844FA1">
        <w:rPr>
          <w:rFonts w:cs="B Nazanin" w:hint="eastAsia"/>
          <w:sz w:val="28"/>
          <w:szCs w:val="28"/>
          <w:rtl/>
          <w:lang w:bidi="fa-IR"/>
        </w:rPr>
        <w:t>کسان</w:t>
      </w:r>
      <w:r w:rsidR="00551C59" w:rsidRPr="00844FA1">
        <w:rPr>
          <w:rFonts w:cs="B Nazanin"/>
          <w:sz w:val="28"/>
          <w:szCs w:val="28"/>
          <w:rtl/>
          <w:lang w:bidi="fa-IR"/>
        </w:rPr>
        <w:t xml:space="preserve"> با </w:t>
      </w:r>
      <w:r w:rsidR="00551C59" w:rsidRPr="00844FA1">
        <w:rPr>
          <w:rFonts w:cs="B Nazanin" w:hint="cs"/>
          <w:sz w:val="28"/>
          <w:szCs w:val="28"/>
          <w:rtl/>
          <w:lang w:bidi="fa-IR"/>
        </w:rPr>
        <w:t>فرا-</w:t>
      </w:r>
      <w:r w:rsidR="00551C59" w:rsidRPr="00844FA1">
        <w:rPr>
          <w:rFonts w:cs="B Nazanin"/>
          <w:sz w:val="28"/>
          <w:szCs w:val="28"/>
          <w:rtl/>
          <w:lang w:bidi="fa-IR"/>
        </w:rPr>
        <w:t>مس</w:t>
      </w:r>
      <w:r w:rsidR="00551C59" w:rsidRPr="00844FA1">
        <w:rPr>
          <w:rFonts w:cs="B Nazanin" w:hint="cs"/>
          <w:sz w:val="28"/>
          <w:szCs w:val="28"/>
          <w:rtl/>
          <w:lang w:bidi="fa-IR"/>
        </w:rPr>
        <w:t>ی</w:t>
      </w:r>
      <w:r w:rsidR="00551C59" w:rsidRPr="00844FA1">
        <w:rPr>
          <w:rFonts w:cs="B Nazanin" w:hint="eastAsia"/>
          <w:sz w:val="28"/>
          <w:szCs w:val="28"/>
          <w:rtl/>
          <w:lang w:bidi="fa-IR"/>
        </w:rPr>
        <w:t>رها</w:t>
      </w:r>
      <w:r w:rsidR="00551C59" w:rsidRPr="00844FA1">
        <w:rPr>
          <w:rFonts w:cs="B Nazanin" w:hint="cs"/>
          <w:sz w:val="28"/>
          <w:szCs w:val="28"/>
          <w:rtl/>
          <w:lang w:bidi="fa-IR"/>
        </w:rPr>
        <w:t>ی</w:t>
      </w:r>
      <w:r w:rsidR="00551C59" w:rsidRPr="00844FA1">
        <w:rPr>
          <w:rFonts w:cs="B Nazanin"/>
          <w:sz w:val="28"/>
          <w:szCs w:val="28"/>
          <w:rtl/>
          <w:lang w:bidi="fa-IR"/>
        </w:rPr>
        <w:t xml:space="preserve"> مختلف </w:t>
      </w:r>
      <w:r w:rsidR="00551C59" w:rsidRPr="00844FA1">
        <w:rPr>
          <w:rFonts w:cs="B Nazanin" w:hint="cs"/>
          <w:sz w:val="28"/>
          <w:szCs w:val="28"/>
          <w:rtl/>
          <w:lang w:bidi="fa-IR"/>
        </w:rPr>
        <w:t>سودمند نیست</w:t>
      </w:r>
      <w:r w:rsidR="00551C59" w:rsidRPr="00844FA1">
        <w:rPr>
          <w:rFonts w:cs="B Nazanin"/>
          <w:sz w:val="28"/>
          <w:szCs w:val="28"/>
          <w:rtl/>
          <w:lang w:bidi="fa-IR"/>
        </w:rPr>
        <w:t xml:space="preserve"> و اطلاعات معنا</w:t>
      </w:r>
      <w:r w:rsidR="00551C59" w:rsidRPr="00844FA1">
        <w:rPr>
          <w:rFonts w:cs="B Nazanin" w:hint="cs"/>
          <w:sz w:val="28"/>
          <w:szCs w:val="28"/>
          <w:rtl/>
          <w:lang w:bidi="fa-IR"/>
        </w:rPr>
        <w:t>یی</w:t>
      </w:r>
      <w:r w:rsidR="00551C59" w:rsidRPr="00844FA1">
        <w:rPr>
          <w:rFonts w:cs="B Nazanin"/>
          <w:sz w:val="28"/>
          <w:szCs w:val="28"/>
          <w:rtl/>
          <w:lang w:bidi="fa-IR"/>
        </w:rPr>
        <w:t xml:space="preserve"> ارائه شده توسط برخ</w:t>
      </w:r>
      <w:r w:rsidR="00551C59" w:rsidRPr="00844FA1">
        <w:rPr>
          <w:rFonts w:cs="B Nazanin" w:hint="cs"/>
          <w:sz w:val="28"/>
          <w:szCs w:val="28"/>
          <w:rtl/>
          <w:lang w:bidi="fa-IR"/>
        </w:rPr>
        <w:t>ی</w:t>
      </w:r>
      <w:r w:rsidR="00551C59" w:rsidRPr="00844FA1">
        <w:rPr>
          <w:rFonts w:cs="B Nazanin"/>
          <w:sz w:val="28"/>
          <w:szCs w:val="28"/>
          <w:rtl/>
          <w:lang w:bidi="fa-IR"/>
        </w:rPr>
        <w:t xml:space="preserve"> از </w:t>
      </w:r>
      <w:r w:rsidR="00C60871" w:rsidRPr="00844FA1">
        <w:rPr>
          <w:rFonts w:cs="B Nazanin" w:hint="cs"/>
          <w:sz w:val="28"/>
          <w:szCs w:val="28"/>
          <w:rtl/>
          <w:lang w:bidi="fa-IR"/>
        </w:rPr>
        <w:t>فرا-</w:t>
      </w:r>
      <w:r w:rsidR="00C60871" w:rsidRPr="00844FA1">
        <w:rPr>
          <w:rFonts w:cs="B Nazanin"/>
          <w:sz w:val="28"/>
          <w:szCs w:val="28"/>
          <w:rtl/>
          <w:lang w:bidi="fa-IR"/>
        </w:rPr>
        <w:t>مس</w:t>
      </w:r>
      <w:r w:rsidR="00C60871" w:rsidRPr="00844FA1">
        <w:rPr>
          <w:rFonts w:cs="B Nazanin" w:hint="cs"/>
          <w:sz w:val="28"/>
          <w:szCs w:val="28"/>
          <w:rtl/>
          <w:lang w:bidi="fa-IR"/>
        </w:rPr>
        <w:t>ی</w:t>
      </w:r>
      <w:r w:rsidR="00C60871" w:rsidRPr="00844FA1">
        <w:rPr>
          <w:rFonts w:cs="B Nazanin" w:hint="eastAsia"/>
          <w:sz w:val="28"/>
          <w:szCs w:val="28"/>
          <w:rtl/>
          <w:lang w:bidi="fa-IR"/>
        </w:rPr>
        <w:t>رها</w:t>
      </w:r>
      <w:r w:rsidR="00C60871" w:rsidRPr="00844FA1">
        <w:rPr>
          <w:rFonts w:cs="B Nazanin" w:hint="cs"/>
          <w:sz w:val="28"/>
          <w:szCs w:val="28"/>
          <w:rtl/>
          <w:lang w:bidi="fa-IR"/>
        </w:rPr>
        <w:t>ی</w:t>
      </w:r>
      <w:r w:rsidR="00C60871" w:rsidRPr="00844FA1">
        <w:rPr>
          <w:rFonts w:cs="B Nazanin"/>
          <w:sz w:val="28"/>
          <w:szCs w:val="28"/>
          <w:rtl/>
          <w:lang w:bidi="fa-IR"/>
        </w:rPr>
        <w:t xml:space="preserve"> </w:t>
      </w:r>
      <w:r w:rsidR="00551C59" w:rsidRPr="00844FA1">
        <w:rPr>
          <w:rFonts w:cs="B Nazanin"/>
          <w:sz w:val="28"/>
          <w:szCs w:val="28"/>
          <w:rtl/>
          <w:lang w:bidi="fa-IR"/>
        </w:rPr>
        <w:t>مف</w:t>
      </w:r>
      <w:r w:rsidR="00551C59" w:rsidRPr="00844FA1">
        <w:rPr>
          <w:rFonts w:cs="B Nazanin" w:hint="cs"/>
          <w:sz w:val="28"/>
          <w:szCs w:val="28"/>
          <w:rtl/>
          <w:lang w:bidi="fa-IR"/>
        </w:rPr>
        <w:t>ی</w:t>
      </w:r>
      <w:r w:rsidR="00551C59" w:rsidRPr="00844FA1">
        <w:rPr>
          <w:rFonts w:cs="B Nazanin" w:hint="eastAsia"/>
          <w:sz w:val="28"/>
          <w:szCs w:val="28"/>
          <w:rtl/>
          <w:lang w:bidi="fa-IR"/>
        </w:rPr>
        <w:t>د</w:t>
      </w:r>
      <w:r w:rsidR="00551C59" w:rsidRPr="00844FA1">
        <w:rPr>
          <w:rFonts w:cs="B Nazanin"/>
          <w:sz w:val="28"/>
          <w:szCs w:val="28"/>
          <w:rtl/>
          <w:lang w:bidi="fa-IR"/>
        </w:rPr>
        <w:t xml:space="preserve"> را ضع</w:t>
      </w:r>
      <w:r w:rsidR="00551C59" w:rsidRPr="00844FA1">
        <w:rPr>
          <w:rFonts w:cs="B Nazanin" w:hint="cs"/>
          <w:sz w:val="28"/>
          <w:szCs w:val="28"/>
          <w:rtl/>
          <w:lang w:bidi="fa-IR"/>
        </w:rPr>
        <w:t>ی</w:t>
      </w:r>
      <w:r w:rsidR="00551C59" w:rsidRPr="00844FA1">
        <w:rPr>
          <w:rFonts w:cs="B Nazanin" w:hint="eastAsia"/>
          <w:sz w:val="28"/>
          <w:szCs w:val="28"/>
          <w:rtl/>
          <w:lang w:bidi="fa-IR"/>
        </w:rPr>
        <w:t>ف</w:t>
      </w:r>
      <w:r w:rsidR="00551C59" w:rsidRPr="00844FA1">
        <w:rPr>
          <w:rFonts w:cs="B Nazanin"/>
          <w:sz w:val="28"/>
          <w:szCs w:val="28"/>
          <w:rtl/>
          <w:lang w:bidi="fa-IR"/>
        </w:rPr>
        <w:t xml:space="preserve"> م</w:t>
      </w:r>
      <w:r w:rsidR="00551C59" w:rsidRPr="00844FA1">
        <w:rPr>
          <w:rFonts w:cs="B Nazanin" w:hint="cs"/>
          <w:sz w:val="28"/>
          <w:szCs w:val="28"/>
          <w:rtl/>
          <w:lang w:bidi="fa-IR"/>
        </w:rPr>
        <w:t>ی</w:t>
      </w:r>
      <w:r w:rsidR="00551C59" w:rsidRPr="00844FA1">
        <w:rPr>
          <w:rFonts w:cs="B Nazanin"/>
          <w:sz w:val="28"/>
          <w:szCs w:val="28"/>
          <w:rtl/>
          <w:lang w:bidi="fa-IR"/>
        </w:rPr>
        <w:t xml:space="preserve"> کند.</w:t>
      </w:r>
      <w:r w:rsidR="00551C59" w:rsidRPr="00844FA1">
        <w:rPr>
          <w:rFonts w:cs="B Nazanin" w:hint="cs"/>
          <w:sz w:val="28"/>
          <w:szCs w:val="28"/>
          <w:rtl/>
          <w:lang w:bidi="fa-IR"/>
        </w:rPr>
        <w:t xml:space="preserve"> </w:t>
      </w:r>
    </w:p>
    <w:p w14:paraId="06649BCE" w14:textId="254C3ABA" w:rsidR="00551C59" w:rsidRDefault="00C60871" w:rsidP="00B4535B">
      <w:pPr>
        <w:bidi/>
        <w:jc w:val="both"/>
        <w:rPr>
          <w:rFonts w:cs="B Nazanin"/>
          <w:sz w:val="28"/>
          <w:szCs w:val="28"/>
          <w:rtl/>
          <w:lang w:bidi="fa-IR"/>
        </w:rPr>
      </w:pPr>
      <w:r w:rsidRPr="00844FA1">
        <w:rPr>
          <w:rFonts w:cs="B Nazanin"/>
          <w:b/>
          <w:bCs/>
          <w:sz w:val="28"/>
          <w:szCs w:val="28"/>
          <w:rtl/>
          <w:lang w:bidi="fa-IR"/>
        </w:rPr>
        <w:t xml:space="preserve">توجه در سطح </w:t>
      </w:r>
      <w:r>
        <w:rPr>
          <w:rFonts w:cs="B Nazanin" w:hint="cs"/>
          <w:b/>
          <w:bCs/>
          <w:sz w:val="28"/>
          <w:szCs w:val="28"/>
          <w:rtl/>
          <w:lang w:bidi="fa-IR"/>
        </w:rPr>
        <w:t>گره:</w:t>
      </w:r>
      <w:r w:rsidRPr="00844FA1">
        <w:rPr>
          <w:rFonts w:cs="B Nazanin" w:hint="cs"/>
          <w:b/>
          <w:bCs/>
          <w:sz w:val="28"/>
          <w:szCs w:val="28"/>
          <w:rtl/>
          <w:lang w:bidi="fa-IR"/>
        </w:rPr>
        <w:t xml:space="preserve"> </w:t>
      </w:r>
      <w:r w:rsidRPr="00844FA1">
        <w:rPr>
          <w:rFonts w:cs="B Nazanin"/>
          <w:sz w:val="28"/>
          <w:szCs w:val="28"/>
          <w:rtl/>
          <w:lang w:bidi="fa-IR"/>
        </w:rPr>
        <w:t xml:space="preserve">در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w:t>
      </w:r>
      <w:r w:rsidRPr="00844FA1">
        <w:rPr>
          <w:rFonts w:cs="B Nazanin" w:hint="cs"/>
          <w:sz w:val="28"/>
          <w:szCs w:val="28"/>
          <w:rtl/>
          <w:lang w:bidi="fa-IR"/>
        </w:rPr>
        <w:t>گراف نامتجانس</w:t>
      </w:r>
      <w:r w:rsidRPr="00844FA1">
        <w:rPr>
          <w:rFonts w:cs="B Nazanin"/>
          <w:sz w:val="28"/>
          <w:szCs w:val="28"/>
          <w:rtl/>
          <w:lang w:bidi="fa-IR"/>
        </w:rPr>
        <w:t xml:space="preserve"> ، </w:t>
      </w:r>
      <w:r>
        <w:rPr>
          <w:rFonts w:cs="B Nazanin" w:hint="cs"/>
          <w:sz w:val="28"/>
          <w:szCs w:val="28"/>
          <w:rtl/>
          <w:lang w:bidi="fa-IR"/>
        </w:rPr>
        <w:t>گره‌ها</w:t>
      </w:r>
      <w:r w:rsidRPr="00844FA1">
        <w:rPr>
          <w:rFonts w:cs="B Nazanin"/>
          <w:sz w:val="28"/>
          <w:szCs w:val="28"/>
          <w:rtl/>
          <w:lang w:bidi="fa-IR"/>
        </w:rPr>
        <w:t xml:space="preserve"> را م</w:t>
      </w:r>
      <w:r w:rsidRPr="00844FA1">
        <w:rPr>
          <w:rFonts w:cs="B Nazanin" w:hint="cs"/>
          <w:sz w:val="28"/>
          <w:szCs w:val="28"/>
          <w:rtl/>
          <w:lang w:bidi="fa-IR"/>
        </w:rPr>
        <w:t>ی‌</w:t>
      </w:r>
      <w:r w:rsidRPr="00844FA1">
        <w:rPr>
          <w:rFonts w:cs="B Nazanin"/>
          <w:sz w:val="28"/>
          <w:szCs w:val="28"/>
          <w:rtl/>
          <w:lang w:bidi="fa-IR"/>
        </w:rPr>
        <w:t>توان</w:t>
      </w:r>
      <w:r w:rsidRPr="00844FA1">
        <w:rPr>
          <w:rFonts w:cs="B Nazanin" w:hint="cs"/>
          <w:sz w:val="28"/>
          <w:szCs w:val="28"/>
          <w:rtl/>
          <w:lang w:bidi="fa-IR"/>
        </w:rPr>
        <w:t>ند</w:t>
      </w:r>
      <w:r w:rsidRPr="00844FA1">
        <w:rPr>
          <w:rFonts w:cs="B Nazanin"/>
          <w:sz w:val="28"/>
          <w:szCs w:val="28"/>
          <w:rtl/>
          <w:lang w:bidi="fa-IR"/>
        </w:rPr>
        <w:t xml:space="preserve"> از طر</w:t>
      </w:r>
      <w:r w:rsidRPr="00844FA1">
        <w:rPr>
          <w:rFonts w:cs="B Nazanin" w:hint="cs"/>
          <w:sz w:val="28"/>
          <w:szCs w:val="28"/>
          <w:rtl/>
          <w:lang w:bidi="fa-IR"/>
        </w:rPr>
        <w:t>ی</w:t>
      </w:r>
      <w:r w:rsidRPr="00844FA1">
        <w:rPr>
          <w:rFonts w:cs="B Nazanin" w:hint="eastAsia"/>
          <w:sz w:val="28"/>
          <w:szCs w:val="28"/>
          <w:rtl/>
          <w:lang w:bidi="fa-IR"/>
        </w:rPr>
        <w:t>ق</w:t>
      </w:r>
      <w:r w:rsidRPr="00844FA1">
        <w:rPr>
          <w:rFonts w:cs="B Nazanin"/>
          <w:sz w:val="28"/>
          <w:szCs w:val="28"/>
          <w:rtl/>
          <w:lang w:bidi="fa-IR"/>
        </w:rPr>
        <w:t xml:space="preserve"> انواع مختلف</w:t>
      </w:r>
      <w:r>
        <w:rPr>
          <w:rFonts w:cs="B Nazanin" w:hint="cs"/>
          <w:sz w:val="28"/>
          <w:szCs w:val="28"/>
          <w:rtl/>
          <w:lang w:bidi="fa-IR"/>
        </w:rPr>
        <w:t>ی از</w:t>
      </w:r>
      <w:r w:rsidRPr="00844FA1">
        <w:rPr>
          <w:rFonts w:cs="B Nazanin"/>
          <w:sz w:val="28"/>
          <w:szCs w:val="28"/>
          <w:rtl/>
          <w:lang w:bidi="fa-IR"/>
        </w:rPr>
        <w:t xml:space="preserve"> رابطه ، </w:t>
      </w:r>
      <w:r>
        <w:rPr>
          <w:rFonts w:cs="B Nazanin" w:hint="cs"/>
          <w:sz w:val="28"/>
          <w:szCs w:val="28"/>
          <w:rtl/>
          <w:lang w:bidi="fa-IR"/>
        </w:rPr>
        <w:t>یعنی</w:t>
      </w:r>
      <w:r w:rsidRPr="00844FA1">
        <w:rPr>
          <w:rFonts w:cs="B Nazanin"/>
          <w:sz w:val="28"/>
          <w:szCs w:val="28"/>
          <w:rtl/>
          <w:lang w:bidi="fa-IR"/>
        </w:rPr>
        <w:t xml:space="preserve">،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Pr>
          <w:rFonts w:cs="B Nazanin" w:hint="cs"/>
          <w:sz w:val="28"/>
          <w:szCs w:val="28"/>
          <w:rtl/>
          <w:lang w:bidi="fa-IR"/>
        </w:rPr>
        <w:t>متصل</w:t>
      </w:r>
      <w:r w:rsidRPr="00844FA1">
        <w:rPr>
          <w:rFonts w:cs="B Nazanin"/>
          <w:sz w:val="28"/>
          <w:szCs w:val="28"/>
          <w:rtl/>
          <w:lang w:bidi="fa-IR"/>
        </w:rPr>
        <w:t xml:space="preserve"> </w:t>
      </w:r>
      <w:r w:rsidRPr="00844FA1">
        <w:rPr>
          <w:rFonts w:cs="B Nazanin" w:hint="cs"/>
          <w:sz w:val="28"/>
          <w:szCs w:val="28"/>
          <w:rtl/>
          <w:lang w:bidi="fa-IR"/>
        </w:rPr>
        <w:t>‌باشند</w:t>
      </w:r>
      <w:r w:rsidRPr="00844FA1">
        <w:rPr>
          <w:rFonts w:cs="B Nazanin"/>
          <w:sz w:val="28"/>
          <w:szCs w:val="28"/>
          <w:rtl/>
          <w:lang w:bidi="fa-IR"/>
        </w:rPr>
        <w:t>.</w:t>
      </w:r>
      <w:r w:rsidRPr="00844FA1">
        <w:rPr>
          <w:rFonts w:cs="B Nazanin" w:hint="cs"/>
          <w:sz w:val="28"/>
          <w:szCs w:val="28"/>
          <w:rtl/>
          <w:lang w:bidi="fa-IR"/>
        </w:rPr>
        <w:t xml:space="preserve"> </w:t>
      </w:r>
      <w:r w:rsidRPr="00844FA1">
        <w:rPr>
          <w:rFonts w:cs="B Nazanin"/>
          <w:sz w:val="28"/>
          <w:szCs w:val="28"/>
          <w:rtl/>
          <w:lang w:bidi="fa-IR"/>
        </w:rPr>
        <w:t xml:space="preserve">با توجه به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 هر </w:t>
      </w:r>
      <w:r>
        <w:rPr>
          <w:rFonts w:cs="B Nazanin" w:hint="cs"/>
          <w:sz w:val="28"/>
          <w:szCs w:val="28"/>
          <w:rtl/>
          <w:lang w:bidi="fa-IR"/>
        </w:rPr>
        <w:t>گره</w:t>
      </w:r>
      <w:r w:rsidRPr="00844FA1">
        <w:rPr>
          <w:rFonts w:cs="B Nazanin"/>
          <w:sz w:val="28"/>
          <w:szCs w:val="28"/>
          <w:rtl/>
          <w:lang w:bidi="fa-IR"/>
        </w:rPr>
        <w:t xml:space="preserve">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hint="cs"/>
          <w:sz w:val="28"/>
          <w:szCs w:val="28"/>
          <w:rtl/>
          <w:lang w:bidi="fa-IR"/>
        </w:rPr>
        <w:t xml:space="preserve"> مبتنی بر</w:t>
      </w:r>
      <w:r w:rsidRPr="00844FA1">
        <w:rPr>
          <w:rFonts w:cs="B Nazanin"/>
          <w:sz w:val="28"/>
          <w:szCs w:val="28"/>
          <w:rtl/>
          <w:lang w:bidi="fa-IR"/>
        </w:rPr>
        <w:t xml:space="preserve">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ز</w:t>
      </w:r>
      <w:r w:rsidRPr="00844FA1">
        <w:rPr>
          <w:rFonts w:cs="B Nazanin" w:hint="cs"/>
          <w:sz w:val="28"/>
          <w:szCs w:val="28"/>
          <w:rtl/>
          <w:lang w:bidi="fa-IR"/>
        </w:rPr>
        <w:t>ی</w:t>
      </w:r>
      <w:r w:rsidRPr="00844FA1">
        <w:rPr>
          <w:rFonts w:cs="B Nazanin" w:hint="eastAsia"/>
          <w:sz w:val="28"/>
          <w:szCs w:val="28"/>
          <w:rtl/>
          <w:lang w:bidi="fa-IR"/>
        </w:rPr>
        <w:t>اد</w:t>
      </w:r>
      <w:r w:rsidRPr="00844FA1">
        <w:rPr>
          <w:rFonts w:cs="B Nazanin" w:hint="cs"/>
          <w:sz w:val="28"/>
          <w:szCs w:val="28"/>
          <w:rtl/>
          <w:lang w:bidi="fa-IR"/>
        </w:rPr>
        <w:t>ی</w:t>
      </w:r>
      <w:r w:rsidRPr="00844FA1">
        <w:rPr>
          <w:rFonts w:cs="B Nazanin"/>
          <w:sz w:val="28"/>
          <w:szCs w:val="28"/>
          <w:rtl/>
          <w:lang w:bidi="fa-IR"/>
        </w:rPr>
        <w:t xml:space="preserve"> دارد.</w:t>
      </w:r>
      <w:r w:rsidRPr="00844FA1">
        <w:rPr>
          <w:rFonts w:cs="B Nazanin" w:hint="cs"/>
          <w:sz w:val="28"/>
          <w:szCs w:val="28"/>
          <w:rtl/>
          <w:lang w:bidi="fa-IR"/>
        </w:rPr>
        <w:t xml:space="preserve"> </w:t>
      </w:r>
      <w:r w:rsidRPr="00844FA1">
        <w:rPr>
          <w:rFonts w:cs="B Nazanin"/>
          <w:sz w:val="28"/>
          <w:szCs w:val="28"/>
          <w:rtl/>
          <w:lang w:bidi="fa-IR"/>
        </w:rPr>
        <w:t>تشخ</w:t>
      </w:r>
      <w:r w:rsidRPr="00844FA1">
        <w:rPr>
          <w:rFonts w:cs="B Nazanin" w:hint="cs"/>
          <w:sz w:val="28"/>
          <w:szCs w:val="28"/>
          <w:rtl/>
          <w:lang w:bidi="fa-IR"/>
        </w:rPr>
        <w:t>ی</w:t>
      </w:r>
      <w:r w:rsidRPr="00844FA1">
        <w:rPr>
          <w:rFonts w:cs="B Nazanin" w:hint="eastAsia"/>
          <w:sz w:val="28"/>
          <w:szCs w:val="28"/>
          <w:rtl/>
          <w:lang w:bidi="fa-IR"/>
        </w:rPr>
        <w:t>ص</w:t>
      </w:r>
      <w:r w:rsidRPr="00844FA1">
        <w:rPr>
          <w:rFonts w:cs="B Nazanin"/>
          <w:sz w:val="28"/>
          <w:szCs w:val="28"/>
          <w:rtl/>
          <w:lang w:bidi="fa-IR"/>
        </w:rPr>
        <w:t xml:space="preserve"> تفاوت ظر</w:t>
      </w:r>
      <w:r w:rsidRPr="00844FA1">
        <w:rPr>
          <w:rFonts w:cs="B Nazanin" w:hint="cs"/>
          <w:sz w:val="28"/>
          <w:szCs w:val="28"/>
          <w:rtl/>
          <w:lang w:bidi="fa-IR"/>
        </w:rPr>
        <w:t>ی</w:t>
      </w:r>
      <w:r w:rsidRPr="00844FA1">
        <w:rPr>
          <w:rFonts w:cs="B Nazanin" w:hint="eastAsia"/>
          <w:sz w:val="28"/>
          <w:szCs w:val="28"/>
          <w:rtl/>
          <w:lang w:bidi="fa-IR"/>
        </w:rPr>
        <w:t>ف</w:t>
      </w:r>
      <w:r>
        <w:rPr>
          <w:rFonts w:cs="B Nazanin" w:hint="cs"/>
          <w:sz w:val="28"/>
          <w:szCs w:val="28"/>
          <w:rtl/>
          <w:lang w:bidi="fa-IR"/>
        </w:rPr>
        <w:t xml:space="preserve"> این</w:t>
      </w:r>
      <w:r w:rsidRPr="00844FA1">
        <w:rPr>
          <w:rFonts w:cs="B Nazanin"/>
          <w:sz w:val="28"/>
          <w:szCs w:val="28"/>
          <w:rtl/>
          <w:lang w:bidi="fa-IR"/>
        </w:rPr>
        <w:t xml:space="preserve">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و انتخاب برخ</w:t>
      </w:r>
      <w:r w:rsidRPr="00844FA1">
        <w:rPr>
          <w:rFonts w:cs="B Nazanin" w:hint="cs"/>
          <w:sz w:val="28"/>
          <w:szCs w:val="28"/>
          <w:rtl/>
          <w:lang w:bidi="fa-IR"/>
        </w:rPr>
        <w:t>ی</w:t>
      </w:r>
      <w:r w:rsidRPr="00844FA1">
        <w:rPr>
          <w:rFonts w:cs="B Nazanin"/>
          <w:sz w:val="28"/>
          <w:szCs w:val="28"/>
          <w:rtl/>
          <w:lang w:bidi="fa-IR"/>
        </w:rPr>
        <w:t xml:space="preserve">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حاو</w:t>
      </w:r>
      <w:r w:rsidRPr="00844FA1">
        <w:rPr>
          <w:rFonts w:cs="B Nazanin" w:hint="cs"/>
          <w:sz w:val="28"/>
          <w:szCs w:val="28"/>
          <w:rtl/>
          <w:lang w:bidi="fa-IR"/>
        </w:rPr>
        <w:t>ی</w:t>
      </w:r>
      <w:r w:rsidRPr="00844FA1">
        <w:rPr>
          <w:rFonts w:cs="B Nazanin"/>
          <w:sz w:val="28"/>
          <w:szCs w:val="28"/>
          <w:rtl/>
          <w:lang w:bidi="fa-IR"/>
        </w:rPr>
        <w:t xml:space="preserve"> اطلاعات </w:t>
      </w:r>
      <w:r>
        <w:rPr>
          <w:rFonts w:cs="B Nazanin" w:hint="cs"/>
          <w:sz w:val="28"/>
          <w:szCs w:val="28"/>
          <w:rtl/>
          <w:lang w:bidi="fa-IR"/>
        </w:rPr>
        <w:t>سودمند</w:t>
      </w:r>
      <w:r w:rsidRPr="00844FA1">
        <w:rPr>
          <w:rFonts w:cs="B Nazanin"/>
          <w:sz w:val="28"/>
          <w:szCs w:val="28"/>
          <w:rtl/>
          <w:lang w:bidi="fa-IR"/>
        </w:rPr>
        <w:t xml:space="preserve"> </w:t>
      </w:r>
      <w:r w:rsidRPr="00844FA1">
        <w:rPr>
          <w:rFonts w:cs="B Nazanin" w:hint="cs"/>
          <w:sz w:val="28"/>
          <w:szCs w:val="28"/>
          <w:rtl/>
          <w:lang w:bidi="fa-IR"/>
        </w:rPr>
        <w:t>الزامی</w:t>
      </w:r>
      <w:r w:rsidRPr="00844FA1">
        <w:rPr>
          <w:rFonts w:cs="B Nazanin"/>
          <w:sz w:val="28"/>
          <w:szCs w:val="28"/>
          <w:rtl/>
          <w:lang w:bidi="fa-IR"/>
        </w:rPr>
        <w:t xml:space="preserve"> است.</w:t>
      </w:r>
      <w:r w:rsidRPr="00844FA1">
        <w:rPr>
          <w:rFonts w:cs="B Nazanin" w:hint="cs"/>
          <w:sz w:val="28"/>
          <w:szCs w:val="28"/>
          <w:rtl/>
          <w:lang w:bidi="fa-IR"/>
        </w:rPr>
        <w:t xml:space="preserve"> </w:t>
      </w:r>
      <w:r w:rsidRPr="00844FA1">
        <w:rPr>
          <w:rFonts w:cs="B Nazanin"/>
          <w:sz w:val="28"/>
          <w:szCs w:val="28"/>
          <w:rtl/>
          <w:lang w:bidi="fa-IR"/>
        </w:rPr>
        <w:t>برا</w:t>
      </w:r>
      <w:r w:rsidRPr="00844FA1">
        <w:rPr>
          <w:rFonts w:cs="B Nazanin" w:hint="cs"/>
          <w:sz w:val="28"/>
          <w:szCs w:val="28"/>
          <w:rtl/>
          <w:lang w:bidi="fa-IR"/>
        </w:rPr>
        <w:t>ی</w:t>
      </w:r>
      <w:r w:rsidRPr="00844FA1">
        <w:rPr>
          <w:rFonts w:cs="B Nazanin"/>
          <w:sz w:val="28"/>
          <w:szCs w:val="28"/>
          <w:rtl/>
          <w:lang w:bidi="fa-IR"/>
        </w:rPr>
        <w:t xml:space="preserve"> هر </w:t>
      </w:r>
      <w:r>
        <w:rPr>
          <w:rFonts w:cs="B Nazanin" w:hint="cs"/>
          <w:sz w:val="28"/>
          <w:szCs w:val="28"/>
          <w:rtl/>
          <w:lang w:bidi="fa-IR"/>
        </w:rPr>
        <w:t>گره</w:t>
      </w:r>
      <w:r w:rsidRPr="00844FA1">
        <w:rPr>
          <w:rFonts w:cs="B Nazanin"/>
          <w:sz w:val="28"/>
          <w:szCs w:val="28"/>
          <w:rtl/>
          <w:lang w:bidi="fa-IR"/>
        </w:rPr>
        <w:t xml:space="preserve"> </w:t>
      </w:r>
      <w:r w:rsidRPr="00844FA1">
        <w:rPr>
          <w:rFonts w:cs="B Nazanin" w:hint="cs"/>
          <w:sz w:val="28"/>
          <w:szCs w:val="28"/>
          <w:rtl/>
          <w:lang w:bidi="fa-IR"/>
        </w:rPr>
        <w:t xml:space="preserve">هدف </w:t>
      </w:r>
      <w:r w:rsidRPr="00844FA1">
        <w:rPr>
          <w:rFonts w:cs="B Nazanin"/>
          <w:sz w:val="28"/>
          <w:szCs w:val="28"/>
          <w:rtl/>
          <w:lang w:bidi="fa-IR"/>
        </w:rPr>
        <w:t xml:space="preserve">توجه </w:t>
      </w:r>
      <w:r w:rsidRPr="00844FA1">
        <w:rPr>
          <w:rFonts w:cs="B Nazanin" w:hint="cs"/>
          <w:sz w:val="28"/>
          <w:szCs w:val="28"/>
          <w:rtl/>
          <w:lang w:bidi="fa-IR"/>
        </w:rPr>
        <w:t>در</w:t>
      </w:r>
      <w:r w:rsidRPr="00844FA1">
        <w:rPr>
          <w:rFonts w:cs="B Nazanin"/>
          <w:sz w:val="28"/>
          <w:szCs w:val="28"/>
          <w:rtl/>
          <w:lang w:bidi="fa-IR"/>
        </w:rPr>
        <w:t xml:space="preserve"> سطح </w:t>
      </w:r>
      <w:r>
        <w:rPr>
          <w:rFonts w:cs="B Nazanin" w:hint="cs"/>
          <w:sz w:val="28"/>
          <w:szCs w:val="28"/>
          <w:rtl/>
          <w:lang w:bidi="fa-IR"/>
        </w:rPr>
        <w:t>گره</w:t>
      </w:r>
      <w:r w:rsidRPr="00844FA1">
        <w:rPr>
          <w:rFonts w:cs="B Nazanin"/>
          <w:sz w:val="28"/>
          <w:szCs w:val="28"/>
          <w:rtl/>
          <w:lang w:bidi="fa-IR"/>
        </w:rPr>
        <w:t xml:space="preserve"> ، </w:t>
      </w:r>
      <w:r w:rsidRPr="00844FA1">
        <w:rPr>
          <w:rFonts w:cs="B Nazanin" w:hint="cs"/>
          <w:sz w:val="28"/>
          <w:szCs w:val="28"/>
          <w:rtl/>
          <w:lang w:bidi="fa-IR"/>
        </w:rPr>
        <w:t>ی</w:t>
      </w:r>
      <w:r w:rsidRPr="00844FA1">
        <w:rPr>
          <w:rFonts w:cs="B Nazanin" w:hint="eastAsia"/>
          <w:sz w:val="28"/>
          <w:szCs w:val="28"/>
          <w:rtl/>
          <w:lang w:bidi="fa-IR"/>
        </w:rPr>
        <w:t>ادگ</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ی</w:t>
      </w:r>
      <w:r w:rsidRPr="00844FA1">
        <w:rPr>
          <w:rFonts w:cs="B Nazanin"/>
          <w:sz w:val="28"/>
          <w:szCs w:val="28"/>
          <w:rtl/>
          <w:lang w:bidi="fa-IR"/>
        </w:rPr>
        <w:t xml:space="preserve"> 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مبتن</w:t>
      </w:r>
      <w:r w:rsidRPr="00844FA1">
        <w:rPr>
          <w:rFonts w:cs="B Nazanin" w:hint="cs"/>
          <w:sz w:val="28"/>
          <w:szCs w:val="28"/>
          <w:rtl/>
          <w:lang w:bidi="fa-IR"/>
        </w:rPr>
        <w:t>ی</w:t>
      </w:r>
      <w:r w:rsidRPr="00844FA1">
        <w:rPr>
          <w:rFonts w:cs="B Nazanin"/>
          <w:sz w:val="28"/>
          <w:szCs w:val="28"/>
          <w:rtl/>
          <w:lang w:bidi="fa-IR"/>
        </w:rPr>
        <w:t xml:space="preserve"> بر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و اختصاص دادن مقاد</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مختلف توجه به آنها است.</w:t>
      </w:r>
      <w:r w:rsidRPr="00844FA1">
        <w:rPr>
          <w:rFonts w:cs="B Nazanin" w:hint="cs"/>
          <w:sz w:val="28"/>
          <w:szCs w:val="28"/>
          <w:rtl/>
          <w:lang w:bidi="fa-IR"/>
        </w:rPr>
        <w:t xml:space="preserve"> </w:t>
      </w:r>
      <w:r w:rsidR="005408BC" w:rsidRPr="00844FA1">
        <w:rPr>
          <w:rFonts w:cs="B Nazanin"/>
          <w:sz w:val="28"/>
          <w:szCs w:val="28"/>
          <w:rtl/>
          <w:lang w:bidi="fa-IR"/>
        </w:rPr>
        <w:t xml:space="preserve">به عنوان مثال در </w:t>
      </w:r>
      <w:r w:rsidR="00893487">
        <w:rPr>
          <w:rFonts w:cs="B Nazanin" w:hint="cs"/>
          <w:sz w:val="28"/>
          <w:szCs w:val="28"/>
          <w:rtl/>
          <w:lang w:bidi="fa-IR"/>
        </w:rPr>
        <w:t>مجموعه داده‌ی</w:t>
      </w:r>
      <w:r w:rsidRPr="00844FA1">
        <w:rPr>
          <w:rFonts w:cs="B Nazanin"/>
          <w:sz w:val="28"/>
          <w:szCs w:val="28"/>
          <w:rtl/>
          <w:lang w:bidi="fa-IR"/>
        </w:rPr>
        <w:t xml:space="preserve"> </w:t>
      </w:r>
      <w:r w:rsidRPr="00844FA1">
        <w:rPr>
          <w:rFonts w:cs="B Nazanin"/>
          <w:sz w:val="28"/>
          <w:szCs w:val="28"/>
          <w:lang w:bidi="fa-IR"/>
        </w:rPr>
        <w:t>IMDB</w:t>
      </w:r>
      <w:r w:rsidRPr="00844FA1">
        <w:rPr>
          <w:rFonts w:cs="B Nazanin"/>
          <w:sz w:val="28"/>
          <w:szCs w:val="28"/>
          <w:rtl/>
          <w:lang w:bidi="fa-IR"/>
        </w:rPr>
        <w:t xml:space="preserve"> م</w:t>
      </w:r>
      <w:r w:rsidRPr="00844FA1">
        <w:rPr>
          <w:rFonts w:cs="B Nazanin" w:hint="cs"/>
          <w:sz w:val="28"/>
          <w:szCs w:val="28"/>
          <w:rtl/>
          <w:lang w:bidi="fa-IR"/>
        </w:rPr>
        <w:t>ی</w:t>
      </w:r>
      <w:r w:rsidR="005408BC">
        <w:rPr>
          <w:rFonts w:cs="B Nazanin" w:hint="cs"/>
          <w:sz w:val="28"/>
          <w:szCs w:val="28"/>
          <w:rtl/>
          <w:lang w:bidi="fa-IR"/>
        </w:rPr>
        <w:t>‌</w:t>
      </w:r>
      <w:r w:rsidRPr="00844FA1">
        <w:rPr>
          <w:rFonts w:cs="B Nazanin"/>
          <w:sz w:val="28"/>
          <w:szCs w:val="28"/>
          <w:rtl/>
          <w:lang w:bidi="fa-IR"/>
        </w:rPr>
        <w:t>گ</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 xml:space="preserve"> ، هنگام استفاده از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 xml:space="preserve"> فیلم</w:t>
      </w:r>
      <w:r w:rsidRPr="00844FA1">
        <w:rPr>
          <w:rFonts w:cs="B Nazanin"/>
          <w:sz w:val="28"/>
          <w:szCs w:val="28"/>
          <w:lang w:bidi="fa-IR"/>
        </w:rPr>
        <w:t>-</w:t>
      </w:r>
      <w:r w:rsidRPr="00844FA1">
        <w:rPr>
          <w:rFonts w:cs="B Nazanin" w:hint="cs"/>
          <w:sz w:val="28"/>
          <w:szCs w:val="28"/>
          <w:rtl/>
          <w:lang w:bidi="fa-IR"/>
        </w:rPr>
        <w:t>کارگردان</w:t>
      </w:r>
      <w:r w:rsidRPr="00844FA1">
        <w:rPr>
          <w:rFonts w:cs="B Nazanin"/>
          <w:sz w:val="28"/>
          <w:szCs w:val="28"/>
          <w:lang w:bidi="fa-IR"/>
        </w:rPr>
        <w:t>-</w:t>
      </w:r>
      <w:r w:rsidRPr="00844FA1">
        <w:rPr>
          <w:rFonts w:cs="B Nazanin" w:hint="cs"/>
          <w:sz w:val="28"/>
          <w:szCs w:val="28"/>
          <w:rtl/>
          <w:lang w:bidi="fa-IR"/>
        </w:rPr>
        <w:t>فیلم</w:t>
      </w:r>
      <w:r w:rsidRPr="00844FA1">
        <w:rPr>
          <w:rFonts w:cs="B Nazanin"/>
          <w:sz w:val="28"/>
          <w:szCs w:val="28"/>
          <w:rtl/>
          <w:lang w:bidi="fa-IR"/>
        </w:rPr>
        <w:t xml:space="preserve"> </w:t>
      </w:r>
      <w:r w:rsidRPr="00844FA1">
        <w:rPr>
          <w:rFonts w:cs="B Nazanin"/>
          <w:sz w:val="28"/>
          <w:szCs w:val="28"/>
          <w:lang w:bidi="fa-IR"/>
        </w:rPr>
        <w:t>(Movie-Director-Movie)</w:t>
      </w:r>
      <w:r w:rsidRPr="00844FA1">
        <w:rPr>
          <w:rFonts w:cs="B Nazanin"/>
          <w:sz w:val="28"/>
          <w:szCs w:val="28"/>
          <w:rtl/>
          <w:lang w:bidi="fa-IR"/>
        </w:rPr>
        <w:t xml:space="preserve"> (ف</w:t>
      </w:r>
      <w:r w:rsidRPr="00844FA1">
        <w:rPr>
          <w:rFonts w:cs="B Nazanin" w:hint="cs"/>
          <w:sz w:val="28"/>
          <w:szCs w:val="28"/>
          <w:rtl/>
          <w:lang w:bidi="fa-IR"/>
        </w:rPr>
        <w:t>ی</w:t>
      </w:r>
      <w:r w:rsidRPr="00844FA1">
        <w:rPr>
          <w:rFonts w:cs="B Nazanin" w:hint="eastAsia"/>
          <w:sz w:val="28"/>
          <w:szCs w:val="28"/>
          <w:rtl/>
          <w:lang w:bidi="fa-IR"/>
        </w:rPr>
        <w:t>لم</w:t>
      </w:r>
      <w:r w:rsidRPr="00844FA1">
        <w:rPr>
          <w:rFonts w:cs="B Nazanin"/>
          <w:sz w:val="28"/>
          <w:szCs w:val="28"/>
          <w:rtl/>
          <w:lang w:bidi="fa-IR"/>
        </w:rPr>
        <w:t xml:space="preserve"> ها با </w:t>
      </w:r>
      <w:r w:rsidRPr="00844FA1">
        <w:rPr>
          <w:rFonts w:cs="B Nazanin" w:hint="cs"/>
          <w:sz w:val="28"/>
          <w:szCs w:val="28"/>
          <w:rtl/>
          <w:lang w:bidi="fa-IR"/>
        </w:rPr>
        <w:t>یک</w:t>
      </w:r>
      <w:r w:rsidRPr="00844FA1">
        <w:rPr>
          <w:rFonts w:cs="B Nazanin"/>
          <w:sz w:val="28"/>
          <w:szCs w:val="28"/>
          <w:rtl/>
          <w:lang w:bidi="fa-IR"/>
        </w:rPr>
        <w:t xml:space="preserve"> کارگردان </w:t>
      </w:r>
      <w:r w:rsidR="005408BC">
        <w:rPr>
          <w:rFonts w:cs="B Nazanin" w:hint="cs"/>
          <w:sz w:val="28"/>
          <w:szCs w:val="28"/>
          <w:rtl/>
          <w:lang w:bidi="fa-IR"/>
        </w:rPr>
        <w:t>مشترک</w:t>
      </w:r>
      <w:r w:rsidRPr="00844FA1">
        <w:rPr>
          <w:rFonts w:cs="B Nazanin"/>
          <w:sz w:val="28"/>
          <w:szCs w:val="28"/>
          <w:rtl/>
          <w:lang w:bidi="fa-IR"/>
        </w:rPr>
        <w:t xml:space="preserve">) ، </w:t>
      </w:r>
      <w:r w:rsidRPr="00844FA1">
        <w:rPr>
          <w:rFonts w:cs="B Nazanin"/>
          <w:sz w:val="28"/>
          <w:szCs w:val="28"/>
          <w:lang w:bidi="fa-IR"/>
        </w:rPr>
        <w:t>The Terminator</w:t>
      </w:r>
      <w:r w:rsidRPr="00844FA1">
        <w:rPr>
          <w:rFonts w:cs="B Nazanin"/>
          <w:sz w:val="28"/>
          <w:szCs w:val="28"/>
          <w:rtl/>
          <w:lang w:bidi="fa-IR"/>
        </w:rPr>
        <w:t xml:space="preserve"> از طر</w:t>
      </w:r>
      <w:r w:rsidRPr="00844FA1">
        <w:rPr>
          <w:rFonts w:cs="B Nazanin" w:hint="cs"/>
          <w:sz w:val="28"/>
          <w:szCs w:val="28"/>
          <w:rtl/>
          <w:lang w:bidi="fa-IR"/>
        </w:rPr>
        <w:t>ی</w:t>
      </w:r>
      <w:r w:rsidRPr="00844FA1">
        <w:rPr>
          <w:rFonts w:cs="B Nazanin" w:hint="eastAsia"/>
          <w:sz w:val="28"/>
          <w:szCs w:val="28"/>
          <w:rtl/>
          <w:lang w:bidi="fa-IR"/>
        </w:rPr>
        <w:t>ق</w:t>
      </w:r>
      <w:r w:rsidRPr="00844FA1">
        <w:rPr>
          <w:rFonts w:cs="B Nazanin"/>
          <w:sz w:val="28"/>
          <w:szCs w:val="28"/>
          <w:rtl/>
          <w:lang w:bidi="fa-IR"/>
        </w:rPr>
        <w:t xml:space="preserve"> کارگردان </w:t>
      </w:r>
      <w:r w:rsidRPr="00844FA1">
        <w:rPr>
          <w:rFonts w:cs="B Nazanin"/>
          <w:sz w:val="28"/>
          <w:szCs w:val="28"/>
          <w:lang w:bidi="fa-IR"/>
        </w:rPr>
        <w:t>James Cameron</w:t>
      </w:r>
      <w:r w:rsidRPr="00844FA1">
        <w:rPr>
          <w:rFonts w:cs="B Nazanin"/>
          <w:sz w:val="28"/>
          <w:szCs w:val="28"/>
          <w:rtl/>
          <w:lang w:bidi="fa-IR"/>
        </w:rPr>
        <w:t xml:space="preserve"> به </w:t>
      </w:r>
      <w:r w:rsidRPr="00844FA1">
        <w:rPr>
          <w:rFonts w:cs="B Nazanin"/>
          <w:sz w:val="28"/>
          <w:szCs w:val="28"/>
          <w:lang w:bidi="fa-IR"/>
        </w:rPr>
        <w:t>Titanic</w:t>
      </w:r>
      <w:r w:rsidRPr="00844FA1">
        <w:rPr>
          <w:rFonts w:cs="B Nazanin"/>
          <w:sz w:val="28"/>
          <w:szCs w:val="28"/>
          <w:rtl/>
          <w:lang w:bidi="fa-IR"/>
        </w:rPr>
        <w:t xml:space="preserve"> و </w:t>
      </w:r>
      <w:r w:rsidRPr="00844FA1">
        <w:rPr>
          <w:rFonts w:cs="B Nazanin"/>
          <w:sz w:val="28"/>
          <w:szCs w:val="28"/>
          <w:lang w:bidi="fa-IR"/>
        </w:rPr>
        <w:t>The Terminator 2</w:t>
      </w:r>
      <w:r w:rsidRPr="00844FA1">
        <w:rPr>
          <w:rFonts w:cs="B Nazanin"/>
          <w:sz w:val="28"/>
          <w:szCs w:val="28"/>
          <w:rtl/>
          <w:lang w:bidi="fa-IR"/>
        </w:rPr>
        <w:t xml:space="preserve"> متصل م</w:t>
      </w:r>
      <w:r w:rsidRPr="00844FA1">
        <w:rPr>
          <w:rFonts w:cs="B Nazanin" w:hint="cs"/>
          <w:sz w:val="28"/>
          <w:szCs w:val="28"/>
          <w:rtl/>
          <w:lang w:bidi="fa-IR"/>
        </w:rPr>
        <w:t>ی</w:t>
      </w:r>
      <w:r w:rsidRPr="00844FA1">
        <w:rPr>
          <w:rFonts w:cs="B Nazanin"/>
          <w:sz w:val="28"/>
          <w:szCs w:val="28"/>
          <w:rtl/>
          <w:lang w:bidi="fa-IR"/>
        </w:rPr>
        <w:t xml:space="preserve"> شود.</w:t>
      </w:r>
      <w:r w:rsidRPr="00844FA1">
        <w:rPr>
          <w:rFonts w:cs="B Nazanin" w:hint="cs"/>
          <w:sz w:val="28"/>
          <w:szCs w:val="28"/>
          <w:rtl/>
          <w:lang w:bidi="fa-IR"/>
        </w:rPr>
        <w:t xml:space="preserve"> </w:t>
      </w:r>
      <w:r w:rsidRPr="00844FA1">
        <w:rPr>
          <w:rFonts w:cs="B Nazanin"/>
          <w:sz w:val="28"/>
          <w:szCs w:val="28"/>
          <w:rtl/>
          <w:lang w:bidi="fa-IR"/>
        </w:rPr>
        <w:t>برا</w:t>
      </w:r>
      <w:r w:rsidRPr="00844FA1">
        <w:rPr>
          <w:rFonts w:cs="B Nazanin" w:hint="cs"/>
          <w:sz w:val="28"/>
          <w:szCs w:val="28"/>
          <w:rtl/>
          <w:lang w:bidi="fa-IR"/>
        </w:rPr>
        <w:t>ی</w:t>
      </w:r>
      <w:r w:rsidRPr="00844FA1">
        <w:rPr>
          <w:rFonts w:cs="B Nazanin"/>
          <w:sz w:val="28"/>
          <w:szCs w:val="28"/>
          <w:rtl/>
          <w:lang w:bidi="fa-IR"/>
        </w:rPr>
        <w:t xml:space="preserve"> شناسا</w:t>
      </w:r>
      <w:r w:rsidRPr="00844FA1">
        <w:rPr>
          <w:rFonts w:cs="B Nazanin" w:hint="cs"/>
          <w:sz w:val="28"/>
          <w:szCs w:val="28"/>
          <w:rtl/>
          <w:lang w:bidi="fa-IR"/>
        </w:rPr>
        <w:t>یی</w:t>
      </w:r>
      <w:r w:rsidRPr="00844FA1">
        <w:rPr>
          <w:rFonts w:cs="B Nazanin"/>
          <w:sz w:val="28"/>
          <w:szCs w:val="28"/>
          <w:rtl/>
          <w:lang w:bidi="fa-IR"/>
        </w:rPr>
        <w:t xml:space="preserve"> بهتر ژانر </w:t>
      </w:r>
      <w:r w:rsidRPr="00844FA1">
        <w:rPr>
          <w:rFonts w:cs="B Nazanin"/>
          <w:sz w:val="28"/>
          <w:szCs w:val="28"/>
          <w:lang w:bidi="fa-IR"/>
        </w:rPr>
        <w:t>The Terminator</w:t>
      </w:r>
      <w:r w:rsidRPr="00844FA1">
        <w:rPr>
          <w:rFonts w:cs="B Nazanin"/>
          <w:sz w:val="28"/>
          <w:szCs w:val="28"/>
          <w:rtl/>
          <w:lang w:bidi="fa-IR"/>
        </w:rPr>
        <w:t xml:space="preserve"> به عنوان ف</w:t>
      </w:r>
      <w:r w:rsidRPr="00844FA1">
        <w:rPr>
          <w:rFonts w:cs="B Nazanin" w:hint="cs"/>
          <w:sz w:val="28"/>
          <w:szCs w:val="28"/>
          <w:rtl/>
          <w:lang w:bidi="fa-IR"/>
        </w:rPr>
        <w:t>ی</w:t>
      </w:r>
      <w:r w:rsidRPr="00844FA1">
        <w:rPr>
          <w:rFonts w:cs="B Nazanin" w:hint="eastAsia"/>
          <w:sz w:val="28"/>
          <w:szCs w:val="28"/>
          <w:rtl/>
          <w:lang w:bidi="fa-IR"/>
        </w:rPr>
        <w:t>لم</w:t>
      </w:r>
      <w:r w:rsidRPr="00844FA1">
        <w:rPr>
          <w:rFonts w:cs="B Nazanin"/>
          <w:sz w:val="28"/>
          <w:szCs w:val="28"/>
          <w:rtl/>
          <w:lang w:bidi="fa-IR"/>
        </w:rPr>
        <w:t xml:space="preserve"> علم</w:t>
      </w:r>
      <w:r w:rsidRPr="00844FA1">
        <w:rPr>
          <w:rFonts w:cs="B Nazanin" w:hint="cs"/>
          <w:sz w:val="28"/>
          <w:szCs w:val="28"/>
          <w:rtl/>
          <w:lang w:bidi="fa-IR"/>
        </w:rPr>
        <w:t>ی</w:t>
      </w:r>
      <w:r w:rsidRPr="00844FA1">
        <w:rPr>
          <w:rFonts w:cs="B Nazanin"/>
          <w:sz w:val="28"/>
          <w:szCs w:val="28"/>
          <w:rtl/>
          <w:lang w:bidi="fa-IR"/>
        </w:rPr>
        <w:t>-تخ</w:t>
      </w:r>
      <w:r w:rsidRPr="00844FA1">
        <w:rPr>
          <w:rFonts w:cs="B Nazanin" w:hint="cs"/>
          <w:sz w:val="28"/>
          <w:szCs w:val="28"/>
          <w:rtl/>
          <w:lang w:bidi="fa-IR"/>
        </w:rPr>
        <w:t>ی</w:t>
      </w:r>
      <w:r w:rsidRPr="00844FA1">
        <w:rPr>
          <w:rFonts w:cs="B Nazanin" w:hint="eastAsia"/>
          <w:sz w:val="28"/>
          <w:szCs w:val="28"/>
          <w:rtl/>
          <w:lang w:bidi="fa-IR"/>
        </w:rPr>
        <w:t>ل</w:t>
      </w:r>
      <w:r w:rsidRPr="00844FA1">
        <w:rPr>
          <w:rFonts w:cs="B Nazanin" w:hint="cs"/>
          <w:sz w:val="28"/>
          <w:szCs w:val="28"/>
          <w:rtl/>
          <w:lang w:bidi="fa-IR"/>
        </w:rPr>
        <w:t>ی</w:t>
      </w:r>
      <w:r w:rsidRPr="00844FA1">
        <w:rPr>
          <w:rFonts w:cs="B Nazanin"/>
          <w:sz w:val="28"/>
          <w:szCs w:val="28"/>
          <w:rtl/>
          <w:lang w:bidi="fa-IR"/>
        </w:rPr>
        <w:t xml:space="preserve"> ، مدل با</w:t>
      </w:r>
      <w:r w:rsidRPr="00844FA1">
        <w:rPr>
          <w:rFonts w:cs="B Nazanin" w:hint="cs"/>
          <w:sz w:val="28"/>
          <w:szCs w:val="28"/>
          <w:rtl/>
          <w:lang w:bidi="fa-IR"/>
        </w:rPr>
        <w:t>ی</w:t>
      </w:r>
      <w:r w:rsidRPr="00844FA1">
        <w:rPr>
          <w:rFonts w:cs="B Nazanin" w:hint="eastAsia"/>
          <w:sz w:val="28"/>
          <w:szCs w:val="28"/>
          <w:rtl/>
          <w:lang w:bidi="fa-IR"/>
        </w:rPr>
        <w:t>د</w:t>
      </w:r>
      <w:r w:rsidRPr="00844FA1">
        <w:rPr>
          <w:rFonts w:cs="B Nazanin"/>
          <w:sz w:val="28"/>
          <w:szCs w:val="28"/>
          <w:rtl/>
          <w:lang w:bidi="fa-IR"/>
        </w:rPr>
        <w:t xml:space="preserve"> ب</w:t>
      </w:r>
      <w:r w:rsidRPr="00844FA1">
        <w:rPr>
          <w:rFonts w:cs="B Nazanin" w:hint="cs"/>
          <w:sz w:val="28"/>
          <w:szCs w:val="28"/>
          <w:rtl/>
          <w:lang w:bidi="fa-IR"/>
        </w:rPr>
        <w:t>ی</w:t>
      </w:r>
      <w:r w:rsidRPr="00844FA1">
        <w:rPr>
          <w:rFonts w:cs="B Nazanin" w:hint="eastAsia"/>
          <w:sz w:val="28"/>
          <w:szCs w:val="28"/>
          <w:rtl/>
          <w:lang w:bidi="fa-IR"/>
        </w:rPr>
        <w:t>ش</w:t>
      </w:r>
      <w:r w:rsidRPr="00844FA1">
        <w:rPr>
          <w:rFonts w:cs="B Nazanin"/>
          <w:sz w:val="28"/>
          <w:szCs w:val="28"/>
          <w:rtl/>
          <w:lang w:bidi="fa-IR"/>
        </w:rPr>
        <w:t xml:space="preserve"> از </w:t>
      </w:r>
      <w:r w:rsidRPr="00844FA1">
        <w:rPr>
          <w:rFonts w:cs="B Nazanin"/>
          <w:sz w:val="28"/>
          <w:szCs w:val="28"/>
          <w:lang w:bidi="fa-IR"/>
        </w:rPr>
        <w:t>Titanic</w:t>
      </w:r>
      <w:r w:rsidRPr="00844FA1">
        <w:rPr>
          <w:rFonts w:cs="B Nazanin"/>
          <w:sz w:val="28"/>
          <w:szCs w:val="28"/>
          <w:rtl/>
          <w:lang w:bidi="fa-IR"/>
        </w:rPr>
        <w:t xml:space="preserve"> به </w:t>
      </w:r>
      <w:r w:rsidRPr="00844FA1">
        <w:rPr>
          <w:rFonts w:cs="B Nazanin"/>
          <w:sz w:val="28"/>
          <w:szCs w:val="28"/>
          <w:lang w:bidi="fa-IR"/>
        </w:rPr>
        <w:t>The Terminator 2</w:t>
      </w:r>
      <w:r w:rsidRPr="00844FA1">
        <w:rPr>
          <w:rFonts w:cs="B Nazanin"/>
          <w:sz w:val="28"/>
          <w:szCs w:val="28"/>
          <w:rtl/>
          <w:lang w:bidi="fa-IR"/>
        </w:rPr>
        <w:t xml:space="preserve"> توجه کند.</w:t>
      </w:r>
    </w:p>
    <w:p w14:paraId="7D86E136" w14:textId="0E97D59D" w:rsidR="00860288" w:rsidRPr="00860288" w:rsidRDefault="00C638A9" w:rsidP="00B4535B">
      <w:pPr>
        <w:bidi/>
        <w:jc w:val="both"/>
        <w:rPr>
          <w:rFonts w:cs="B Nazanin"/>
          <w:b/>
          <w:bCs/>
          <w:sz w:val="32"/>
          <w:szCs w:val="32"/>
          <w:rtl/>
          <w:lang w:bidi="fa-IR"/>
        </w:rPr>
      </w:pPr>
      <w:bookmarkStart w:id="23" w:name="HAN_Architecture"/>
      <w:r>
        <w:rPr>
          <w:rFonts w:cs="B Nazanin" w:hint="cs"/>
          <w:b/>
          <w:bCs/>
          <w:sz w:val="32"/>
          <w:szCs w:val="32"/>
          <w:rtl/>
          <w:lang w:bidi="fa-IR"/>
        </w:rPr>
        <w:t xml:space="preserve">2.1) </w:t>
      </w:r>
      <w:r w:rsidR="00860288" w:rsidRPr="00860288">
        <w:rPr>
          <w:rFonts w:cs="B Nazanin"/>
          <w:b/>
          <w:bCs/>
          <w:sz w:val="32"/>
          <w:szCs w:val="32"/>
          <w:rtl/>
          <w:lang w:bidi="fa-IR"/>
        </w:rPr>
        <w:t>مدل پ</w:t>
      </w:r>
      <w:r w:rsidR="00860288" w:rsidRPr="00860288">
        <w:rPr>
          <w:rFonts w:cs="B Nazanin" w:hint="cs"/>
          <w:b/>
          <w:bCs/>
          <w:sz w:val="32"/>
          <w:szCs w:val="32"/>
          <w:rtl/>
          <w:lang w:bidi="fa-IR"/>
        </w:rPr>
        <w:t>ی</w:t>
      </w:r>
      <w:r w:rsidR="00860288" w:rsidRPr="00860288">
        <w:rPr>
          <w:rFonts w:cs="B Nazanin" w:hint="eastAsia"/>
          <w:b/>
          <w:bCs/>
          <w:sz w:val="32"/>
          <w:szCs w:val="32"/>
          <w:rtl/>
          <w:lang w:bidi="fa-IR"/>
        </w:rPr>
        <w:t>شنهاد</w:t>
      </w:r>
      <w:r w:rsidR="00860288" w:rsidRPr="00860288">
        <w:rPr>
          <w:rFonts w:cs="B Nazanin" w:hint="cs"/>
          <w:b/>
          <w:bCs/>
          <w:sz w:val="32"/>
          <w:szCs w:val="32"/>
          <w:rtl/>
          <w:lang w:bidi="fa-IR"/>
        </w:rPr>
        <w:t>ی</w:t>
      </w:r>
    </w:p>
    <w:bookmarkEnd w:id="23"/>
    <w:p w14:paraId="3A7AD738" w14:textId="5BEE9B60" w:rsidR="00860288" w:rsidRDefault="00860288" w:rsidP="00B4535B">
      <w:pPr>
        <w:bidi/>
        <w:jc w:val="both"/>
        <w:rPr>
          <w:rFonts w:cs="B Nazanin"/>
          <w:sz w:val="28"/>
          <w:szCs w:val="28"/>
          <w:rtl/>
          <w:lang w:bidi="fa-IR"/>
        </w:rPr>
      </w:pPr>
      <w:r w:rsidRPr="00844FA1">
        <w:rPr>
          <w:rFonts w:cs="B Nazanin"/>
          <w:sz w:val="28"/>
          <w:szCs w:val="28"/>
          <w:rtl/>
          <w:lang w:bidi="fa-IR"/>
        </w:rPr>
        <w:t>در ا</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بخش ، ما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شبکه عصب</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گرافی</w:t>
      </w:r>
      <w:r w:rsidRPr="00844FA1">
        <w:rPr>
          <w:rFonts w:cs="B Nazanin"/>
          <w:sz w:val="28"/>
          <w:szCs w:val="28"/>
          <w:rtl/>
          <w:lang w:bidi="fa-IR"/>
        </w:rPr>
        <w:t xml:space="preserve"> ن</w:t>
      </w:r>
      <w:r w:rsidRPr="00844FA1">
        <w:rPr>
          <w:rFonts w:cs="B Nazanin" w:hint="cs"/>
          <w:sz w:val="28"/>
          <w:szCs w:val="28"/>
          <w:rtl/>
          <w:lang w:bidi="fa-IR"/>
        </w:rPr>
        <w:t>ی</w:t>
      </w:r>
      <w:r w:rsidRPr="00844FA1">
        <w:rPr>
          <w:rFonts w:cs="B Nazanin" w:hint="eastAsia"/>
          <w:sz w:val="28"/>
          <w:szCs w:val="28"/>
          <w:rtl/>
          <w:lang w:bidi="fa-IR"/>
        </w:rPr>
        <w:t>مه</w:t>
      </w:r>
      <w:r w:rsidRPr="00844FA1">
        <w:rPr>
          <w:rFonts w:cs="B Nazanin"/>
          <w:sz w:val="28"/>
          <w:szCs w:val="28"/>
          <w:rtl/>
          <w:lang w:bidi="fa-IR"/>
        </w:rPr>
        <w:t xml:space="preserve"> نظارت شده </w:t>
      </w:r>
      <w:r w:rsidRPr="00844FA1">
        <w:rPr>
          <w:rFonts w:cs="B Nazanin"/>
          <w:sz w:val="28"/>
          <w:szCs w:val="28"/>
          <w:lang w:bidi="fa-IR"/>
        </w:rPr>
        <w:t>(semi-supervised)</w:t>
      </w:r>
      <w:r w:rsidRPr="00844FA1">
        <w:rPr>
          <w:rFonts w:cs="B Nazanin" w:hint="cs"/>
          <w:sz w:val="28"/>
          <w:szCs w:val="28"/>
          <w:rtl/>
          <w:lang w:bidi="fa-IR"/>
        </w:rPr>
        <w:t xml:space="preserve"> </w:t>
      </w:r>
      <w:r w:rsidRPr="00844FA1">
        <w:rPr>
          <w:rFonts w:cs="B Nazanin"/>
          <w:sz w:val="28"/>
          <w:szCs w:val="28"/>
          <w:rtl/>
          <w:lang w:bidi="fa-IR"/>
        </w:rPr>
        <w:t>جد</w:t>
      </w:r>
      <w:r w:rsidRPr="00844FA1">
        <w:rPr>
          <w:rFonts w:cs="B Nazanin" w:hint="cs"/>
          <w:sz w:val="28"/>
          <w:szCs w:val="28"/>
          <w:rtl/>
          <w:lang w:bidi="fa-IR"/>
        </w:rPr>
        <w:t>ی</w:t>
      </w:r>
      <w:r w:rsidRPr="00844FA1">
        <w:rPr>
          <w:rFonts w:cs="B Nazanin" w:hint="eastAsia"/>
          <w:sz w:val="28"/>
          <w:szCs w:val="28"/>
          <w:rtl/>
          <w:lang w:bidi="fa-IR"/>
        </w:rPr>
        <w:t>د</w:t>
      </w:r>
      <w:r w:rsidRPr="00844FA1">
        <w:rPr>
          <w:rFonts w:cs="B Nazanin"/>
          <w:sz w:val="28"/>
          <w:szCs w:val="28"/>
          <w:rtl/>
          <w:lang w:bidi="fa-IR"/>
        </w:rPr>
        <w:t xml:space="preserve"> را برا</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گراف نامتجانس</w:t>
      </w:r>
      <w:r w:rsidRPr="00844FA1">
        <w:rPr>
          <w:rFonts w:cs="B Nazanin"/>
          <w:sz w:val="28"/>
          <w:szCs w:val="28"/>
          <w:rtl/>
          <w:lang w:bidi="fa-IR"/>
        </w:rPr>
        <w:t xml:space="preserve"> پ</w:t>
      </w:r>
      <w:r w:rsidRPr="00844FA1">
        <w:rPr>
          <w:rFonts w:cs="B Nazanin" w:hint="cs"/>
          <w:sz w:val="28"/>
          <w:szCs w:val="28"/>
          <w:rtl/>
          <w:lang w:bidi="fa-IR"/>
        </w:rPr>
        <w:t>ی</w:t>
      </w:r>
      <w:r w:rsidRPr="00844FA1">
        <w:rPr>
          <w:rFonts w:cs="B Nazanin" w:hint="eastAsia"/>
          <w:sz w:val="28"/>
          <w:szCs w:val="28"/>
          <w:rtl/>
          <w:lang w:bidi="fa-IR"/>
        </w:rPr>
        <w:t>شنهاد</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 xml:space="preserve"> کن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w:t>
      </w:r>
      <w:r w:rsidRPr="00844FA1">
        <w:rPr>
          <w:rFonts w:cs="B Nazanin" w:hint="cs"/>
          <w:sz w:val="28"/>
          <w:szCs w:val="28"/>
          <w:rtl/>
          <w:lang w:bidi="fa-IR"/>
        </w:rPr>
        <w:t xml:space="preserve"> </w:t>
      </w:r>
      <w:r w:rsidRPr="00844FA1">
        <w:rPr>
          <w:rFonts w:cs="B Nazanin"/>
          <w:sz w:val="28"/>
          <w:szCs w:val="28"/>
          <w:rtl/>
          <w:lang w:bidi="fa-IR"/>
        </w:rPr>
        <w:t xml:space="preserve">مدل ما از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ساختار توجه سلسله مراتب</w:t>
      </w:r>
      <w:r w:rsidRPr="00844FA1">
        <w:rPr>
          <w:rFonts w:cs="B Nazanin" w:hint="cs"/>
          <w:sz w:val="28"/>
          <w:szCs w:val="28"/>
          <w:rtl/>
          <w:lang w:bidi="fa-IR"/>
        </w:rPr>
        <w:t>ی</w:t>
      </w:r>
      <w:r w:rsidRPr="00844FA1">
        <w:rPr>
          <w:rFonts w:cs="B Nazanin"/>
          <w:sz w:val="28"/>
          <w:szCs w:val="28"/>
          <w:rtl/>
          <w:lang w:bidi="fa-IR"/>
        </w:rPr>
        <w:t xml:space="preserve"> پ</w:t>
      </w:r>
      <w:r w:rsidRPr="00844FA1">
        <w:rPr>
          <w:rFonts w:cs="B Nazanin" w:hint="cs"/>
          <w:sz w:val="28"/>
          <w:szCs w:val="28"/>
          <w:rtl/>
          <w:lang w:bidi="fa-IR"/>
        </w:rPr>
        <w:t>ی</w:t>
      </w:r>
      <w:r w:rsidRPr="00844FA1">
        <w:rPr>
          <w:rFonts w:cs="B Nazanin" w:hint="eastAsia"/>
          <w:sz w:val="28"/>
          <w:szCs w:val="28"/>
          <w:rtl/>
          <w:lang w:bidi="fa-IR"/>
        </w:rPr>
        <w:t>رو</w:t>
      </w:r>
      <w:r w:rsidRPr="00844FA1">
        <w:rPr>
          <w:rFonts w:cs="B Nazanin" w:hint="cs"/>
          <w:sz w:val="28"/>
          <w:szCs w:val="28"/>
          <w:rtl/>
          <w:lang w:bidi="fa-IR"/>
        </w:rPr>
        <w:t>ی</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 xml:space="preserve">کند: توجه در سطح </w:t>
      </w:r>
      <w:r>
        <w:rPr>
          <w:rFonts w:cs="B Nazanin" w:hint="cs"/>
          <w:sz w:val="28"/>
          <w:szCs w:val="28"/>
          <w:rtl/>
          <w:lang w:bidi="fa-IR"/>
        </w:rPr>
        <w:t>گره</w:t>
      </w:r>
      <w:r w:rsidRPr="00844FA1">
        <w:rPr>
          <w:rFonts w:cs="B Nazanin"/>
          <w:sz w:val="28"/>
          <w:szCs w:val="28"/>
          <w:rtl/>
          <w:lang w:bidi="fa-IR"/>
        </w:rPr>
        <w:t xml:space="preserve"> </w:t>
      </w:r>
      <w:r w:rsidRPr="00844FA1">
        <w:rPr>
          <w:rFonts w:ascii="Arial" w:hAnsi="Arial" w:cs="Arial" w:hint="cs"/>
          <w:sz w:val="28"/>
          <w:szCs w:val="28"/>
          <w:rtl/>
          <w:lang w:bidi="fa-IR"/>
        </w:rPr>
        <w:t>←</w:t>
      </w:r>
      <w:r w:rsidRPr="00844FA1">
        <w:rPr>
          <w:rFonts w:cs="B Nazanin" w:hint="cs"/>
          <w:sz w:val="28"/>
          <w:szCs w:val="28"/>
          <w:rtl/>
          <w:lang w:bidi="fa-IR"/>
        </w:rPr>
        <w:t xml:space="preserve"> </w:t>
      </w:r>
      <w:r w:rsidR="00031937">
        <w:rPr>
          <w:rFonts w:cs="B Nazanin" w:hint="cs"/>
          <w:sz w:val="28"/>
          <w:szCs w:val="28"/>
          <w:rtl/>
          <w:lang w:bidi="fa-IR"/>
        </w:rPr>
        <w:t>توجه در سطح معنایی</w:t>
      </w:r>
      <w:r w:rsidRPr="00844FA1">
        <w:rPr>
          <w:rFonts w:cs="B Nazanin"/>
          <w:sz w:val="28"/>
          <w:szCs w:val="28"/>
          <w:rtl/>
          <w:lang w:bidi="fa-IR"/>
        </w:rPr>
        <w:t>.</w:t>
      </w:r>
      <w:r w:rsidRPr="00844FA1">
        <w:rPr>
          <w:rFonts w:cs="B Nazanin" w:hint="cs"/>
          <w:sz w:val="28"/>
          <w:szCs w:val="28"/>
          <w:rtl/>
          <w:lang w:bidi="fa-IR"/>
        </w:rPr>
        <w:t xml:space="preserve"> </w:t>
      </w:r>
      <w:r w:rsidRPr="00844FA1">
        <w:rPr>
          <w:rFonts w:cs="B Nazanin"/>
          <w:sz w:val="28"/>
          <w:szCs w:val="28"/>
          <w:rtl/>
          <w:lang w:bidi="fa-IR"/>
        </w:rPr>
        <w:t xml:space="preserve">شکل </w:t>
      </w:r>
      <w:r w:rsidR="005C13BA">
        <w:rPr>
          <w:rFonts w:cs="B Nazanin" w:hint="cs"/>
          <w:sz w:val="28"/>
          <w:szCs w:val="28"/>
          <w:rtl/>
          <w:lang w:bidi="fa-IR"/>
        </w:rPr>
        <w:t>2.2</w:t>
      </w:r>
      <w:r w:rsidRPr="00844FA1">
        <w:rPr>
          <w:rFonts w:cs="B Nazanin"/>
          <w:sz w:val="28"/>
          <w:szCs w:val="28"/>
          <w:rtl/>
          <w:lang w:bidi="fa-IR"/>
        </w:rPr>
        <w:t xml:space="preserve"> چارچوب کل</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sz w:val="28"/>
          <w:szCs w:val="28"/>
          <w:lang w:bidi="fa-IR"/>
        </w:rPr>
        <w:t>HAN</w:t>
      </w:r>
      <w:r w:rsidRPr="00844FA1">
        <w:rPr>
          <w:rFonts w:cs="B Nazanin"/>
          <w:sz w:val="28"/>
          <w:szCs w:val="28"/>
          <w:rtl/>
          <w:lang w:bidi="fa-IR"/>
        </w:rPr>
        <w:t xml:space="preserve"> را نشان م</w:t>
      </w:r>
      <w:r w:rsidRPr="00844FA1">
        <w:rPr>
          <w:rFonts w:cs="B Nazanin" w:hint="cs"/>
          <w:sz w:val="28"/>
          <w:szCs w:val="28"/>
          <w:rtl/>
          <w:lang w:bidi="fa-IR"/>
        </w:rPr>
        <w:t>ی</w:t>
      </w:r>
      <w:r w:rsidRPr="00844FA1">
        <w:rPr>
          <w:rFonts w:cs="B Nazanin"/>
          <w:sz w:val="28"/>
          <w:szCs w:val="28"/>
          <w:rtl/>
          <w:lang w:bidi="fa-IR"/>
        </w:rPr>
        <w:t xml:space="preserve"> دهد.</w:t>
      </w:r>
      <w:r w:rsidRPr="00844FA1">
        <w:rPr>
          <w:rFonts w:cs="B Nazanin" w:hint="cs"/>
          <w:sz w:val="28"/>
          <w:szCs w:val="28"/>
          <w:rtl/>
          <w:lang w:bidi="fa-IR"/>
        </w:rPr>
        <w:t xml:space="preserve"> </w:t>
      </w:r>
    </w:p>
    <w:p w14:paraId="54E3C827" w14:textId="28711A5B" w:rsidR="00860288" w:rsidRDefault="00860288" w:rsidP="00B4535B">
      <w:pPr>
        <w:bidi/>
        <w:jc w:val="center"/>
        <w:rPr>
          <w:rFonts w:cs="B Nazanin"/>
          <w:sz w:val="28"/>
          <w:szCs w:val="28"/>
          <w:rtl/>
          <w:lang w:bidi="fa-IR"/>
        </w:rPr>
      </w:pPr>
      <w:r w:rsidRPr="00844FA1">
        <w:rPr>
          <w:rFonts w:cs="B Nazanin"/>
          <w:noProof/>
          <w:sz w:val="28"/>
          <w:szCs w:val="28"/>
          <w:lang w:bidi="fa-IR"/>
        </w:rPr>
        <w:drawing>
          <wp:inline distT="0" distB="0" distL="0" distR="0" wp14:anchorId="4CA38EDC" wp14:editId="6F2843B7">
            <wp:extent cx="3609975" cy="22330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820" cy="2236680"/>
                    </a:xfrm>
                    <a:prstGeom prst="rect">
                      <a:avLst/>
                    </a:prstGeom>
                  </pic:spPr>
                </pic:pic>
              </a:graphicData>
            </a:graphic>
          </wp:inline>
        </w:drawing>
      </w:r>
    </w:p>
    <w:p w14:paraId="6A37D35E" w14:textId="53A267B5" w:rsidR="0050124E" w:rsidRPr="00B4535B" w:rsidRDefault="00860288" w:rsidP="00B4535B">
      <w:pPr>
        <w:bidi/>
        <w:jc w:val="center"/>
        <w:rPr>
          <w:rFonts w:cs="B Nazanin"/>
          <w:rtl/>
          <w:lang w:bidi="fa-IR"/>
        </w:rPr>
      </w:pPr>
      <w:r w:rsidRPr="00B4535B">
        <w:rPr>
          <w:rFonts w:cs="B Nazanin"/>
          <w:b/>
          <w:bCs/>
          <w:rtl/>
          <w:lang w:bidi="fa-IR"/>
        </w:rPr>
        <w:t xml:space="preserve">شکل </w:t>
      </w:r>
      <w:r w:rsidR="005C13BA">
        <w:rPr>
          <w:rFonts w:cs="B Nazanin" w:hint="cs"/>
          <w:b/>
          <w:bCs/>
          <w:rtl/>
          <w:lang w:bidi="fa-IR"/>
        </w:rPr>
        <w:t>2.2</w:t>
      </w:r>
      <w:r w:rsidRPr="00B4535B">
        <w:rPr>
          <w:rFonts w:cs="B Nazanin"/>
          <w:b/>
          <w:bCs/>
          <w:rtl/>
          <w:lang w:bidi="fa-IR"/>
        </w:rPr>
        <w:t>:</w:t>
      </w:r>
      <w:r w:rsidRPr="00B4535B">
        <w:rPr>
          <w:rFonts w:cs="B Nazanin"/>
          <w:rtl/>
          <w:lang w:bidi="fa-IR"/>
        </w:rPr>
        <w:t xml:space="preserve"> چارچوب کل</w:t>
      </w:r>
      <w:r w:rsidRPr="00B4535B">
        <w:rPr>
          <w:rFonts w:cs="B Nazanin" w:hint="cs"/>
          <w:rtl/>
          <w:lang w:bidi="fa-IR"/>
        </w:rPr>
        <w:t>ی</w:t>
      </w:r>
      <w:r w:rsidRPr="00B4535B">
        <w:rPr>
          <w:rFonts w:cs="B Nazanin"/>
          <w:rtl/>
          <w:lang w:bidi="fa-IR"/>
        </w:rPr>
        <w:t xml:space="preserve"> </w:t>
      </w:r>
      <w:r w:rsidRPr="00B4535B">
        <w:rPr>
          <w:rFonts w:cs="B Nazanin"/>
          <w:lang w:bidi="fa-IR"/>
        </w:rPr>
        <w:t>HAN</w:t>
      </w:r>
      <w:r w:rsidRPr="00B4535B">
        <w:rPr>
          <w:rFonts w:cs="B Nazanin"/>
          <w:rtl/>
          <w:lang w:bidi="fa-IR"/>
        </w:rPr>
        <w:t xml:space="preserve"> پ</w:t>
      </w:r>
      <w:r w:rsidRPr="00B4535B">
        <w:rPr>
          <w:rFonts w:cs="B Nazanin" w:hint="cs"/>
          <w:rtl/>
          <w:lang w:bidi="fa-IR"/>
        </w:rPr>
        <w:t>ی</w:t>
      </w:r>
      <w:r w:rsidRPr="00B4535B">
        <w:rPr>
          <w:rFonts w:cs="B Nazanin" w:hint="eastAsia"/>
          <w:rtl/>
          <w:lang w:bidi="fa-IR"/>
        </w:rPr>
        <w:t>شنهاد</w:t>
      </w:r>
      <w:r w:rsidRPr="00B4535B">
        <w:rPr>
          <w:rFonts w:cs="B Nazanin" w:hint="cs"/>
          <w:rtl/>
          <w:lang w:bidi="fa-IR"/>
        </w:rPr>
        <w:t>ی</w:t>
      </w:r>
      <w:r w:rsidRPr="00B4535B">
        <w:rPr>
          <w:rFonts w:cs="B Nazanin"/>
          <w:rtl/>
          <w:lang w:bidi="fa-IR"/>
        </w:rPr>
        <w:t>.</w:t>
      </w:r>
      <w:r w:rsidRPr="00B4535B">
        <w:rPr>
          <w:rFonts w:cs="B Nazanin" w:hint="cs"/>
          <w:rtl/>
          <w:lang w:bidi="fa-IR"/>
        </w:rPr>
        <w:t xml:space="preserve"> </w:t>
      </w:r>
      <w:r w:rsidRPr="00B4535B">
        <w:rPr>
          <w:rFonts w:cs="B Nazanin"/>
          <w:rtl/>
          <w:lang w:bidi="fa-IR"/>
        </w:rPr>
        <w:t>(</w:t>
      </w:r>
      <w:r w:rsidRPr="00B4535B">
        <w:rPr>
          <w:rFonts w:cs="B Nazanin"/>
          <w:lang w:bidi="fa-IR"/>
        </w:rPr>
        <w:t>a</w:t>
      </w:r>
      <w:r w:rsidRPr="00B4535B">
        <w:rPr>
          <w:rFonts w:cs="B Nazanin"/>
          <w:rtl/>
          <w:lang w:bidi="fa-IR"/>
        </w:rPr>
        <w:t xml:space="preserve">) انواع </w:t>
      </w:r>
      <w:r w:rsidR="00496BCC" w:rsidRPr="00B4535B">
        <w:rPr>
          <w:rFonts w:cs="B Nazanin" w:hint="cs"/>
          <w:rtl/>
          <w:lang w:bidi="fa-IR"/>
        </w:rPr>
        <w:t>گره‌ها</w:t>
      </w:r>
      <w:r w:rsidRPr="00B4535B">
        <w:rPr>
          <w:rFonts w:cs="B Nazanin"/>
          <w:rtl/>
          <w:lang w:bidi="fa-IR"/>
        </w:rPr>
        <w:t xml:space="preserve"> به </w:t>
      </w:r>
      <w:r w:rsidRPr="00B4535B">
        <w:rPr>
          <w:rFonts w:cs="B Nazanin" w:hint="cs"/>
          <w:rtl/>
          <w:lang w:bidi="fa-IR"/>
        </w:rPr>
        <w:t>ی</w:t>
      </w:r>
      <w:r w:rsidRPr="00B4535B">
        <w:rPr>
          <w:rFonts w:cs="B Nazanin" w:hint="eastAsia"/>
          <w:rtl/>
          <w:lang w:bidi="fa-IR"/>
        </w:rPr>
        <w:t>ک</w:t>
      </w:r>
      <w:r w:rsidRPr="00B4535B">
        <w:rPr>
          <w:rFonts w:cs="B Nazanin"/>
          <w:rtl/>
          <w:lang w:bidi="fa-IR"/>
        </w:rPr>
        <w:t xml:space="preserve"> فضا</w:t>
      </w:r>
      <w:r w:rsidRPr="00B4535B">
        <w:rPr>
          <w:rFonts w:cs="B Nazanin" w:hint="cs"/>
          <w:rtl/>
          <w:lang w:bidi="fa-IR"/>
        </w:rPr>
        <w:t>ی</w:t>
      </w:r>
      <w:r w:rsidRPr="00B4535B">
        <w:rPr>
          <w:rFonts w:cs="B Nazanin"/>
          <w:lang w:bidi="fa-IR"/>
        </w:rPr>
        <w:t xml:space="preserve"> </w:t>
      </w:r>
      <w:r w:rsidRPr="00B4535B">
        <w:rPr>
          <w:rFonts w:cs="B Nazanin"/>
          <w:rtl/>
          <w:lang w:bidi="fa-IR"/>
        </w:rPr>
        <w:t>مشخصه واحد</w:t>
      </w:r>
      <w:r w:rsidRPr="00B4535B">
        <w:rPr>
          <w:rFonts w:cs="B Nazanin" w:hint="cs"/>
          <w:rtl/>
          <w:lang w:bidi="fa-IR"/>
        </w:rPr>
        <w:t xml:space="preserve"> </w:t>
      </w:r>
      <w:r w:rsidRPr="00B4535B">
        <w:rPr>
          <w:rFonts w:cs="B Nazanin"/>
          <w:rtl/>
          <w:lang w:bidi="fa-IR"/>
        </w:rPr>
        <w:t>منتقل</w:t>
      </w:r>
      <w:r w:rsidR="00496BCC" w:rsidRPr="00B4535B">
        <w:rPr>
          <w:rFonts w:cs="B Nazanin" w:hint="cs"/>
          <w:rtl/>
          <w:lang w:bidi="fa-IR"/>
        </w:rPr>
        <w:t xml:space="preserve"> </w:t>
      </w:r>
      <w:r w:rsidRPr="00B4535B">
        <w:rPr>
          <w:rFonts w:cs="B Nazanin"/>
          <w:rtl/>
          <w:lang w:bidi="fa-IR"/>
        </w:rPr>
        <w:t>م</w:t>
      </w:r>
      <w:r w:rsidRPr="00B4535B">
        <w:rPr>
          <w:rFonts w:cs="B Nazanin" w:hint="cs"/>
          <w:rtl/>
          <w:lang w:bidi="fa-IR"/>
        </w:rPr>
        <w:t>ی</w:t>
      </w:r>
      <w:r w:rsidR="00496BCC" w:rsidRPr="00B4535B">
        <w:rPr>
          <w:rFonts w:cs="B Nazanin" w:hint="cs"/>
          <w:rtl/>
          <w:lang w:bidi="fa-IR"/>
        </w:rPr>
        <w:t>‌</w:t>
      </w:r>
      <w:r w:rsidRPr="00B4535B">
        <w:rPr>
          <w:rFonts w:cs="B Nazanin"/>
          <w:rtl/>
          <w:lang w:bidi="fa-IR"/>
        </w:rPr>
        <w:t xml:space="preserve">شوند و وزن جفت </w:t>
      </w:r>
      <w:r w:rsidR="00496BCC" w:rsidRPr="00B4535B">
        <w:rPr>
          <w:rFonts w:cs="B Nazanin" w:hint="cs"/>
          <w:rtl/>
          <w:lang w:bidi="fa-IR"/>
        </w:rPr>
        <w:t>گره</w:t>
      </w:r>
      <w:r w:rsidRPr="00B4535B">
        <w:rPr>
          <w:rFonts w:cs="B Nazanin"/>
          <w:rtl/>
          <w:lang w:bidi="fa-IR"/>
        </w:rPr>
        <w:t xml:space="preserve"> مبتن</w:t>
      </w:r>
      <w:r w:rsidRPr="00B4535B">
        <w:rPr>
          <w:rFonts w:cs="B Nazanin" w:hint="cs"/>
          <w:rtl/>
          <w:lang w:bidi="fa-IR"/>
        </w:rPr>
        <w:t>ی</w:t>
      </w:r>
      <w:r w:rsidRPr="00B4535B">
        <w:rPr>
          <w:rFonts w:cs="B Nazanin"/>
          <w:rtl/>
          <w:lang w:bidi="fa-IR"/>
        </w:rPr>
        <w:t xml:space="preserve"> بر </w:t>
      </w:r>
      <w:r w:rsidRPr="00B4535B">
        <w:rPr>
          <w:rFonts w:cs="B Nazanin" w:hint="cs"/>
          <w:rtl/>
          <w:lang w:bidi="fa-IR"/>
        </w:rPr>
        <w:t>فرا-</w:t>
      </w:r>
      <w:r w:rsidRPr="00B4535B">
        <w:rPr>
          <w:rFonts w:cs="B Nazanin"/>
          <w:rtl/>
          <w:lang w:bidi="fa-IR"/>
        </w:rPr>
        <w:t>مس</w:t>
      </w:r>
      <w:r w:rsidRPr="00B4535B">
        <w:rPr>
          <w:rFonts w:cs="B Nazanin" w:hint="cs"/>
          <w:rtl/>
          <w:lang w:bidi="fa-IR"/>
        </w:rPr>
        <w:t>ی</w:t>
      </w:r>
      <w:r w:rsidRPr="00B4535B">
        <w:rPr>
          <w:rFonts w:cs="B Nazanin" w:hint="eastAsia"/>
          <w:rtl/>
          <w:lang w:bidi="fa-IR"/>
        </w:rPr>
        <w:t>ر</w:t>
      </w:r>
      <w:r w:rsidRPr="00B4535B">
        <w:rPr>
          <w:rFonts w:cs="B Nazanin"/>
          <w:rtl/>
          <w:lang w:bidi="fa-IR"/>
        </w:rPr>
        <w:t xml:space="preserve"> را م</w:t>
      </w:r>
      <w:r w:rsidRPr="00B4535B">
        <w:rPr>
          <w:rFonts w:cs="B Nazanin" w:hint="cs"/>
          <w:rtl/>
          <w:lang w:bidi="fa-IR"/>
        </w:rPr>
        <w:t>ی‌</w:t>
      </w:r>
      <w:r w:rsidRPr="00B4535B">
        <w:rPr>
          <w:rFonts w:cs="B Nazanin"/>
          <w:rtl/>
          <w:lang w:bidi="fa-IR"/>
        </w:rPr>
        <w:t>توان</w:t>
      </w:r>
      <w:r w:rsidRPr="00B4535B">
        <w:rPr>
          <w:rFonts w:cs="B Nazanin"/>
          <w:lang w:bidi="fa-IR"/>
        </w:rPr>
        <w:t xml:space="preserve"> </w:t>
      </w:r>
      <w:r w:rsidRPr="00B4535B">
        <w:rPr>
          <w:rFonts w:cs="B Nazanin"/>
          <w:rtl/>
          <w:lang w:bidi="fa-IR"/>
        </w:rPr>
        <w:t>از طر</w:t>
      </w:r>
      <w:r w:rsidRPr="00B4535B">
        <w:rPr>
          <w:rFonts w:cs="B Nazanin" w:hint="cs"/>
          <w:rtl/>
          <w:lang w:bidi="fa-IR"/>
        </w:rPr>
        <w:t>ی</w:t>
      </w:r>
      <w:r w:rsidRPr="00B4535B">
        <w:rPr>
          <w:rFonts w:cs="B Nazanin" w:hint="eastAsia"/>
          <w:rtl/>
          <w:lang w:bidi="fa-IR"/>
        </w:rPr>
        <w:t>ق</w:t>
      </w:r>
      <w:r w:rsidRPr="00B4535B">
        <w:rPr>
          <w:rFonts w:cs="B Nazanin"/>
          <w:rtl/>
          <w:lang w:bidi="fa-IR"/>
        </w:rPr>
        <w:t xml:space="preserve"> توجه</w:t>
      </w:r>
      <w:r w:rsidRPr="00B4535B">
        <w:rPr>
          <w:rFonts w:cs="B Nazanin" w:hint="cs"/>
          <w:rtl/>
          <w:lang w:bidi="fa-IR"/>
        </w:rPr>
        <w:t xml:space="preserve"> در</w:t>
      </w:r>
      <w:r w:rsidRPr="00B4535B">
        <w:rPr>
          <w:rFonts w:cs="B Nazanin"/>
          <w:rtl/>
          <w:lang w:bidi="fa-IR"/>
        </w:rPr>
        <w:t xml:space="preserve"> سطح </w:t>
      </w:r>
      <w:r w:rsidR="00496BCC" w:rsidRPr="00B4535B">
        <w:rPr>
          <w:rFonts w:cs="B Nazanin" w:hint="cs"/>
          <w:rtl/>
          <w:lang w:bidi="fa-IR"/>
        </w:rPr>
        <w:t>گره</w:t>
      </w:r>
      <w:r w:rsidR="00496BCC" w:rsidRPr="00B4535B">
        <w:rPr>
          <w:rFonts w:cs="B Nazanin"/>
          <w:rtl/>
          <w:lang w:bidi="fa-IR"/>
        </w:rPr>
        <w:t xml:space="preserve"> </w:t>
      </w:r>
      <w:r w:rsidR="00580054" w:rsidRPr="00B4535B">
        <w:rPr>
          <w:rFonts w:cs="B Nazanin" w:hint="cs"/>
          <w:rtl/>
          <w:lang w:bidi="fa-IR"/>
        </w:rPr>
        <w:t>یاد گرف</w:t>
      </w:r>
      <w:r w:rsidR="00580054" w:rsidRPr="00B4535B">
        <w:rPr>
          <w:rFonts w:cs="B Nazanin" w:hint="eastAsia"/>
          <w:rtl/>
          <w:lang w:bidi="fa-IR"/>
        </w:rPr>
        <w:t>ت</w:t>
      </w:r>
      <w:r w:rsidRPr="00B4535B">
        <w:rPr>
          <w:rFonts w:cs="B Nazanin"/>
          <w:rtl/>
          <w:lang w:bidi="fa-IR"/>
        </w:rPr>
        <w:t>.</w:t>
      </w:r>
      <w:r w:rsidRPr="00B4535B">
        <w:rPr>
          <w:rFonts w:cs="B Nazanin" w:hint="cs"/>
          <w:rtl/>
          <w:lang w:bidi="fa-IR"/>
        </w:rPr>
        <w:t xml:space="preserve"> </w:t>
      </w:r>
      <w:r w:rsidRPr="00B4535B">
        <w:rPr>
          <w:rFonts w:cs="B Nazanin"/>
          <w:rtl/>
          <w:lang w:bidi="fa-IR"/>
        </w:rPr>
        <w:t>(</w:t>
      </w:r>
      <w:r w:rsidRPr="00B4535B">
        <w:rPr>
          <w:rFonts w:cs="B Nazanin"/>
          <w:lang w:bidi="fa-IR"/>
        </w:rPr>
        <w:t>b</w:t>
      </w:r>
      <w:r w:rsidRPr="00B4535B">
        <w:rPr>
          <w:rFonts w:cs="B Nazanin"/>
          <w:rtl/>
          <w:lang w:bidi="fa-IR"/>
        </w:rPr>
        <w:t xml:space="preserve">) </w:t>
      </w:r>
      <w:r w:rsidRPr="00B4535B">
        <w:rPr>
          <w:rFonts w:cs="B Nazanin" w:hint="cs"/>
          <w:rtl/>
          <w:lang w:bidi="fa-IR"/>
        </w:rPr>
        <w:t>ی</w:t>
      </w:r>
      <w:r w:rsidRPr="00B4535B">
        <w:rPr>
          <w:rFonts w:cs="B Nazanin" w:hint="eastAsia"/>
          <w:rtl/>
          <w:lang w:bidi="fa-IR"/>
        </w:rPr>
        <w:t>ادگ</w:t>
      </w:r>
      <w:r w:rsidRPr="00B4535B">
        <w:rPr>
          <w:rFonts w:cs="B Nazanin" w:hint="cs"/>
          <w:rtl/>
          <w:lang w:bidi="fa-IR"/>
        </w:rPr>
        <w:t>ی</w:t>
      </w:r>
      <w:r w:rsidRPr="00B4535B">
        <w:rPr>
          <w:rFonts w:cs="B Nazanin" w:hint="eastAsia"/>
          <w:rtl/>
          <w:lang w:bidi="fa-IR"/>
        </w:rPr>
        <w:t>ر</w:t>
      </w:r>
      <w:r w:rsidRPr="00B4535B">
        <w:rPr>
          <w:rFonts w:cs="B Nazanin" w:hint="cs"/>
          <w:rtl/>
          <w:lang w:bidi="fa-IR"/>
        </w:rPr>
        <w:t>ی</w:t>
      </w:r>
      <w:r w:rsidRPr="00B4535B">
        <w:rPr>
          <w:rFonts w:cs="B Nazanin"/>
          <w:rtl/>
          <w:lang w:bidi="fa-IR"/>
        </w:rPr>
        <w:t xml:space="preserve"> مشترک وزن هر </w:t>
      </w:r>
      <w:r w:rsidRPr="00B4535B">
        <w:rPr>
          <w:rFonts w:cs="B Nazanin" w:hint="cs"/>
          <w:rtl/>
          <w:lang w:bidi="fa-IR"/>
        </w:rPr>
        <w:t>فرا-</w:t>
      </w:r>
      <w:r w:rsidRPr="00B4535B">
        <w:rPr>
          <w:rFonts w:cs="B Nazanin"/>
          <w:rtl/>
          <w:lang w:bidi="fa-IR"/>
        </w:rPr>
        <w:t>مس</w:t>
      </w:r>
      <w:r w:rsidRPr="00B4535B">
        <w:rPr>
          <w:rFonts w:cs="B Nazanin" w:hint="cs"/>
          <w:rtl/>
          <w:lang w:bidi="fa-IR"/>
        </w:rPr>
        <w:t>ی</w:t>
      </w:r>
      <w:r w:rsidRPr="00B4535B">
        <w:rPr>
          <w:rFonts w:cs="B Nazanin" w:hint="eastAsia"/>
          <w:rtl/>
          <w:lang w:bidi="fa-IR"/>
        </w:rPr>
        <w:t>ر</w:t>
      </w:r>
      <w:r w:rsidRPr="00B4535B">
        <w:rPr>
          <w:rFonts w:cs="B Nazanin"/>
          <w:rtl/>
          <w:lang w:bidi="fa-IR"/>
        </w:rPr>
        <w:t xml:space="preserve"> و </w:t>
      </w:r>
      <w:r w:rsidRPr="00B4535B">
        <w:rPr>
          <w:rFonts w:cs="B Nazanin" w:hint="cs"/>
          <w:rtl/>
          <w:lang w:bidi="fa-IR"/>
        </w:rPr>
        <w:t>ترکیب</w:t>
      </w:r>
      <w:r w:rsidRPr="00B4535B">
        <w:rPr>
          <w:rFonts w:cs="B Nazanin"/>
          <w:rtl/>
          <w:lang w:bidi="fa-IR"/>
        </w:rPr>
        <w:t xml:space="preserve"> کردن </w:t>
      </w:r>
      <w:r w:rsidRPr="00B4535B">
        <w:rPr>
          <w:rFonts w:cs="B Nazanin" w:hint="cs"/>
          <w:rtl/>
          <w:lang w:bidi="fa-IR"/>
        </w:rPr>
        <w:t xml:space="preserve">تعبیه </w:t>
      </w:r>
      <w:r w:rsidR="00496BCC" w:rsidRPr="00B4535B">
        <w:rPr>
          <w:rFonts w:cs="B Nazanin" w:hint="cs"/>
          <w:rtl/>
          <w:lang w:bidi="fa-IR"/>
        </w:rPr>
        <w:t xml:space="preserve">گره </w:t>
      </w:r>
      <w:r w:rsidR="00496BCC" w:rsidRPr="00B4535B">
        <w:rPr>
          <w:rFonts w:cs="B Nazanin"/>
          <w:lang w:bidi="fa-IR"/>
        </w:rPr>
        <w:t>(Node Embedding)</w:t>
      </w:r>
      <w:r w:rsidR="00496BCC" w:rsidRPr="00B4535B">
        <w:rPr>
          <w:rFonts w:cs="B Nazanin"/>
          <w:rtl/>
          <w:lang w:bidi="fa-IR"/>
        </w:rPr>
        <w:t xml:space="preserve"> </w:t>
      </w:r>
      <w:r w:rsidRPr="00B4535B">
        <w:rPr>
          <w:rFonts w:cs="B Nazanin"/>
          <w:rtl/>
          <w:lang w:bidi="fa-IR"/>
        </w:rPr>
        <w:t>خاص معنا</w:t>
      </w:r>
      <w:r w:rsidRPr="00B4535B">
        <w:rPr>
          <w:rFonts w:cs="B Nazanin" w:hint="cs"/>
          <w:rtl/>
          <w:lang w:bidi="fa-IR"/>
        </w:rPr>
        <w:t>یی</w:t>
      </w:r>
      <w:r w:rsidR="00496BCC" w:rsidRPr="00B4535B">
        <w:rPr>
          <w:rFonts w:cs="B Nazanin" w:hint="cs"/>
          <w:rtl/>
          <w:lang w:bidi="fa-IR"/>
        </w:rPr>
        <w:t xml:space="preserve"> </w:t>
      </w:r>
      <w:r w:rsidR="00496BCC" w:rsidRPr="00B4535B">
        <w:rPr>
          <w:rFonts w:cs="B Nazanin"/>
          <w:lang w:bidi="fa-IR"/>
        </w:rPr>
        <w:t>(semantic-specific)</w:t>
      </w:r>
      <w:r w:rsidRPr="00B4535B">
        <w:rPr>
          <w:rFonts w:cs="B Nazanin"/>
          <w:rtl/>
          <w:lang w:bidi="fa-IR"/>
        </w:rPr>
        <w:t xml:space="preserve"> از طر</w:t>
      </w:r>
      <w:r w:rsidRPr="00B4535B">
        <w:rPr>
          <w:rFonts w:cs="B Nazanin" w:hint="cs"/>
          <w:rtl/>
          <w:lang w:bidi="fa-IR"/>
        </w:rPr>
        <w:t>ی</w:t>
      </w:r>
      <w:r w:rsidRPr="00B4535B">
        <w:rPr>
          <w:rFonts w:cs="B Nazanin" w:hint="eastAsia"/>
          <w:rtl/>
          <w:lang w:bidi="fa-IR"/>
        </w:rPr>
        <w:t>ق</w:t>
      </w:r>
      <w:r w:rsidR="00496BCC" w:rsidRPr="00B4535B">
        <w:rPr>
          <w:rFonts w:cs="B Nazanin" w:hint="cs"/>
          <w:rtl/>
          <w:lang w:bidi="fa-IR"/>
        </w:rPr>
        <w:t xml:space="preserve"> </w:t>
      </w:r>
      <w:r w:rsidR="00031937" w:rsidRPr="00B4535B">
        <w:rPr>
          <w:rFonts w:cs="B Nazanin"/>
          <w:rtl/>
          <w:lang w:bidi="fa-IR"/>
        </w:rPr>
        <w:t>توجه در سطح معنایی</w:t>
      </w:r>
      <w:r w:rsidRPr="00B4535B">
        <w:rPr>
          <w:rFonts w:cs="B Nazanin"/>
          <w:rtl/>
          <w:lang w:bidi="fa-IR"/>
        </w:rPr>
        <w:t>.</w:t>
      </w:r>
      <w:r w:rsidRPr="00B4535B">
        <w:rPr>
          <w:rFonts w:cs="B Nazanin" w:hint="cs"/>
          <w:rtl/>
          <w:lang w:bidi="fa-IR"/>
        </w:rPr>
        <w:t xml:space="preserve"> </w:t>
      </w:r>
      <w:r w:rsidRPr="00B4535B">
        <w:rPr>
          <w:rFonts w:cs="B Nazanin"/>
          <w:rtl/>
          <w:lang w:bidi="fa-IR"/>
        </w:rPr>
        <w:t>(</w:t>
      </w:r>
      <w:r w:rsidRPr="00B4535B">
        <w:rPr>
          <w:rFonts w:cs="B Nazanin"/>
          <w:lang w:bidi="fa-IR"/>
        </w:rPr>
        <w:t>c</w:t>
      </w:r>
      <w:r w:rsidRPr="00B4535B">
        <w:rPr>
          <w:rFonts w:cs="B Nazanin"/>
          <w:rtl/>
          <w:lang w:bidi="fa-IR"/>
        </w:rPr>
        <w:t>) محاسبه ضرر و به</w:t>
      </w:r>
      <w:r w:rsidRPr="00B4535B">
        <w:rPr>
          <w:rFonts w:cs="B Nazanin" w:hint="cs"/>
          <w:rtl/>
          <w:lang w:bidi="fa-IR"/>
        </w:rPr>
        <w:t>ی</w:t>
      </w:r>
      <w:r w:rsidRPr="00B4535B">
        <w:rPr>
          <w:rFonts w:cs="B Nazanin" w:hint="eastAsia"/>
          <w:rtl/>
          <w:lang w:bidi="fa-IR"/>
        </w:rPr>
        <w:t>نه</w:t>
      </w:r>
      <w:r w:rsidRPr="00B4535B">
        <w:rPr>
          <w:rFonts w:cs="B Nazanin"/>
          <w:rtl/>
          <w:lang w:bidi="fa-IR"/>
        </w:rPr>
        <w:t xml:space="preserve"> ساز</w:t>
      </w:r>
      <w:r w:rsidRPr="00B4535B">
        <w:rPr>
          <w:rFonts w:cs="B Nazanin" w:hint="cs"/>
          <w:rtl/>
          <w:lang w:bidi="fa-IR"/>
        </w:rPr>
        <w:t>ی</w:t>
      </w:r>
      <w:r w:rsidRPr="00B4535B">
        <w:rPr>
          <w:rFonts w:cs="B Nazanin"/>
          <w:rtl/>
          <w:lang w:bidi="fa-IR"/>
        </w:rPr>
        <w:t xml:space="preserve"> </w:t>
      </w:r>
      <w:r w:rsidRPr="00B4535B">
        <w:rPr>
          <w:rFonts w:cs="B Nazanin" w:hint="cs"/>
          <w:rtl/>
          <w:lang w:bidi="fa-IR"/>
        </w:rPr>
        <w:t>انتها</w:t>
      </w:r>
      <w:r w:rsidRPr="00B4535B">
        <w:rPr>
          <w:rFonts w:cs="B Nazanin"/>
          <w:rtl/>
          <w:lang w:bidi="fa-IR"/>
        </w:rPr>
        <w:t xml:space="preserve"> به </w:t>
      </w:r>
      <w:r w:rsidRPr="00B4535B">
        <w:rPr>
          <w:rFonts w:cs="B Nazanin" w:hint="cs"/>
          <w:rtl/>
          <w:lang w:bidi="fa-IR"/>
        </w:rPr>
        <w:t>انتها</w:t>
      </w:r>
      <w:r w:rsidRPr="00B4535B">
        <w:rPr>
          <w:rFonts w:cs="B Nazanin"/>
          <w:rtl/>
          <w:lang w:bidi="fa-IR"/>
        </w:rPr>
        <w:t xml:space="preserve"> برا</w:t>
      </w:r>
      <w:r w:rsidRPr="00B4535B">
        <w:rPr>
          <w:rFonts w:cs="B Nazanin" w:hint="cs"/>
          <w:rtl/>
          <w:lang w:bidi="fa-IR"/>
        </w:rPr>
        <w:t>ی</w:t>
      </w:r>
      <w:r w:rsidRPr="00B4535B">
        <w:rPr>
          <w:rFonts w:cs="B Nazanin"/>
          <w:rtl/>
          <w:lang w:bidi="fa-IR"/>
        </w:rPr>
        <w:t xml:space="preserve"> </w:t>
      </w:r>
      <w:r w:rsidRPr="00B4535B">
        <w:rPr>
          <w:rFonts w:cs="B Nazanin"/>
          <w:lang w:bidi="fa-IR"/>
        </w:rPr>
        <w:t>HAN</w:t>
      </w:r>
      <w:r w:rsidRPr="00B4535B">
        <w:rPr>
          <w:rFonts w:cs="B Nazanin"/>
          <w:rtl/>
          <w:lang w:bidi="fa-IR"/>
        </w:rPr>
        <w:t xml:space="preserve"> پ</w:t>
      </w:r>
      <w:r w:rsidRPr="00B4535B">
        <w:rPr>
          <w:rFonts w:cs="B Nazanin" w:hint="cs"/>
          <w:rtl/>
          <w:lang w:bidi="fa-IR"/>
        </w:rPr>
        <w:t>ی</w:t>
      </w:r>
      <w:r w:rsidRPr="00B4535B">
        <w:rPr>
          <w:rFonts w:cs="B Nazanin" w:hint="eastAsia"/>
          <w:rtl/>
          <w:lang w:bidi="fa-IR"/>
        </w:rPr>
        <w:t>شنهاد</w:t>
      </w:r>
      <w:r w:rsidRPr="00B4535B">
        <w:rPr>
          <w:rFonts w:cs="B Nazanin" w:hint="cs"/>
          <w:rtl/>
          <w:lang w:bidi="fa-IR"/>
        </w:rPr>
        <w:t>ی</w:t>
      </w:r>
      <w:r w:rsidR="00580054">
        <w:rPr>
          <w:rFonts w:cs="B Nazanin" w:hint="cs"/>
          <w:rtl/>
          <w:lang w:bidi="fa-IR"/>
        </w:rPr>
        <w:t>.</w:t>
      </w:r>
    </w:p>
    <w:p w14:paraId="6648AF70" w14:textId="51BC4F4B" w:rsidR="007C27A8" w:rsidRDefault="007C27A8" w:rsidP="00B4535B">
      <w:pPr>
        <w:bidi/>
        <w:jc w:val="both"/>
        <w:rPr>
          <w:rFonts w:cs="B Nazanin"/>
          <w:sz w:val="28"/>
          <w:szCs w:val="28"/>
          <w:rtl/>
          <w:lang w:bidi="fa-IR"/>
        </w:rPr>
      </w:pPr>
      <w:r w:rsidRPr="00844FA1">
        <w:rPr>
          <w:rFonts w:cs="B Nazanin"/>
          <w:sz w:val="28"/>
          <w:szCs w:val="28"/>
          <w:rtl/>
          <w:lang w:bidi="fa-IR"/>
        </w:rPr>
        <w:lastRenderedPageBreak/>
        <w:t>در ابتدا ، ما توجه</w:t>
      </w:r>
      <w:r w:rsidRPr="00844FA1">
        <w:rPr>
          <w:rFonts w:cs="B Nazanin" w:hint="cs"/>
          <w:sz w:val="28"/>
          <w:szCs w:val="28"/>
          <w:rtl/>
          <w:lang w:bidi="fa-IR"/>
        </w:rPr>
        <w:t xml:space="preserve"> در</w:t>
      </w:r>
      <w:r w:rsidRPr="00844FA1">
        <w:rPr>
          <w:rFonts w:cs="B Nazanin"/>
          <w:sz w:val="28"/>
          <w:szCs w:val="28"/>
          <w:rtl/>
          <w:lang w:bidi="fa-IR"/>
        </w:rPr>
        <w:t xml:space="preserve"> سطح </w:t>
      </w:r>
      <w:r>
        <w:rPr>
          <w:rFonts w:cs="B Nazanin" w:hint="cs"/>
          <w:sz w:val="28"/>
          <w:szCs w:val="28"/>
          <w:rtl/>
          <w:lang w:bidi="fa-IR"/>
        </w:rPr>
        <w:t>گره</w:t>
      </w:r>
      <w:r w:rsidRPr="00844FA1">
        <w:rPr>
          <w:rFonts w:cs="B Nazanin"/>
          <w:sz w:val="28"/>
          <w:szCs w:val="28"/>
          <w:rtl/>
          <w:lang w:bidi="fa-IR"/>
        </w:rPr>
        <w:t xml:space="preserve"> را برا</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ی</w:t>
      </w:r>
      <w:r w:rsidRPr="00844FA1">
        <w:rPr>
          <w:rFonts w:cs="B Nazanin" w:hint="eastAsia"/>
          <w:sz w:val="28"/>
          <w:szCs w:val="28"/>
          <w:rtl/>
          <w:lang w:bidi="fa-IR"/>
        </w:rPr>
        <w:t>ادگ</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ی</w:t>
      </w:r>
      <w:r w:rsidRPr="00844FA1">
        <w:rPr>
          <w:rFonts w:cs="B Nazanin"/>
          <w:sz w:val="28"/>
          <w:szCs w:val="28"/>
          <w:rtl/>
          <w:lang w:bidi="fa-IR"/>
        </w:rPr>
        <w:t xml:space="preserve"> وزن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مبتن</w:t>
      </w:r>
      <w:r w:rsidRPr="00844FA1">
        <w:rPr>
          <w:rFonts w:cs="B Nazanin" w:hint="cs"/>
          <w:sz w:val="28"/>
          <w:szCs w:val="28"/>
          <w:rtl/>
          <w:lang w:bidi="fa-IR"/>
        </w:rPr>
        <w:t>ی</w:t>
      </w:r>
      <w:r w:rsidRPr="00844FA1">
        <w:rPr>
          <w:rFonts w:cs="B Nazanin"/>
          <w:sz w:val="28"/>
          <w:szCs w:val="28"/>
          <w:rtl/>
          <w:lang w:bidi="fa-IR"/>
        </w:rPr>
        <w:t xml:space="preserve"> بر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و جمع</w:t>
      </w:r>
      <w:r w:rsidRPr="00844FA1">
        <w:rPr>
          <w:rFonts w:cs="B Nazanin" w:hint="cs"/>
          <w:sz w:val="28"/>
          <w:szCs w:val="28"/>
          <w:rtl/>
          <w:lang w:bidi="fa-IR"/>
        </w:rPr>
        <w:t>‌</w:t>
      </w:r>
      <w:r w:rsidRPr="00844FA1">
        <w:rPr>
          <w:rFonts w:cs="B Nazanin"/>
          <w:sz w:val="28"/>
          <w:szCs w:val="28"/>
          <w:rtl/>
          <w:lang w:bidi="fa-IR"/>
        </w:rPr>
        <w:t>آور</w:t>
      </w:r>
      <w:r w:rsidRPr="00844FA1">
        <w:rPr>
          <w:rFonts w:cs="B Nazanin" w:hint="cs"/>
          <w:sz w:val="28"/>
          <w:szCs w:val="28"/>
          <w:rtl/>
          <w:lang w:bidi="fa-IR"/>
        </w:rPr>
        <w:t>ی</w:t>
      </w:r>
      <w:r w:rsidRPr="00844FA1">
        <w:rPr>
          <w:rFonts w:cs="B Nazanin"/>
          <w:sz w:val="28"/>
          <w:szCs w:val="28"/>
          <w:rtl/>
          <w:lang w:bidi="fa-IR"/>
        </w:rPr>
        <w:t xml:space="preserve"> آنها برا</w:t>
      </w:r>
      <w:r w:rsidRPr="00844FA1">
        <w:rPr>
          <w:rFonts w:cs="B Nazanin" w:hint="cs"/>
          <w:sz w:val="28"/>
          <w:szCs w:val="28"/>
          <w:rtl/>
          <w:lang w:bidi="fa-IR"/>
        </w:rPr>
        <w:t>ی</w:t>
      </w:r>
      <w:r w:rsidRPr="00844FA1">
        <w:rPr>
          <w:rFonts w:cs="B Nazanin"/>
          <w:sz w:val="28"/>
          <w:szCs w:val="28"/>
          <w:rtl/>
          <w:lang w:bidi="fa-IR"/>
        </w:rPr>
        <w:t xml:space="preserve"> بدست آوردن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w:t>
      </w:r>
      <w:r>
        <w:rPr>
          <w:rFonts w:cs="B Nazanin" w:hint="cs"/>
          <w:sz w:val="28"/>
          <w:szCs w:val="28"/>
          <w:rtl/>
          <w:lang w:bidi="fa-IR"/>
        </w:rPr>
        <w:t>گره</w:t>
      </w:r>
      <w:r w:rsidRPr="00844FA1">
        <w:rPr>
          <w:rFonts w:cs="B Nazanin"/>
          <w:sz w:val="28"/>
          <w:szCs w:val="28"/>
          <w:rtl/>
          <w:lang w:bidi="fa-IR"/>
        </w:rPr>
        <w:t xml:space="preserve"> خاص معنا</w:t>
      </w:r>
      <w:r w:rsidRPr="00844FA1">
        <w:rPr>
          <w:rFonts w:cs="B Nazanin" w:hint="cs"/>
          <w:sz w:val="28"/>
          <w:szCs w:val="28"/>
          <w:rtl/>
          <w:lang w:bidi="fa-IR"/>
        </w:rPr>
        <w:t>یی</w:t>
      </w:r>
      <w:r w:rsidRPr="00844FA1">
        <w:rPr>
          <w:rFonts w:cs="B Nazanin"/>
          <w:sz w:val="28"/>
          <w:szCs w:val="28"/>
          <w:rtl/>
          <w:lang w:bidi="fa-IR"/>
        </w:rPr>
        <w:t xml:space="preserve"> </w:t>
      </w:r>
      <w:r w:rsidRPr="00844FA1">
        <w:rPr>
          <w:rFonts w:cs="B Nazanin" w:hint="cs"/>
          <w:sz w:val="28"/>
          <w:szCs w:val="28"/>
          <w:rtl/>
          <w:lang w:bidi="fa-IR"/>
        </w:rPr>
        <w:t>را</w:t>
      </w:r>
      <w:r w:rsidRPr="00844FA1">
        <w:rPr>
          <w:rFonts w:cs="B Nazanin"/>
          <w:sz w:val="28"/>
          <w:szCs w:val="28"/>
          <w:rtl/>
          <w:lang w:bidi="fa-IR"/>
        </w:rPr>
        <w:t xml:space="preserve"> پ</w:t>
      </w:r>
      <w:r w:rsidRPr="00844FA1">
        <w:rPr>
          <w:rFonts w:cs="B Nazanin" w:hint="cs"/>
          <w:sz w:val="28"/>
          <w:szCs w:val="28"/>
          <w:rtl/>
          <w:lang w:bidi="fa-IR"/>
        </w:rPr>
        <w:t>ی</w:t>
      </w:r>
      <w:r w:rsidRPr="00844FA1">
        <w:rPr>
          <w:rFonts w:cs="B Nazanin" w:hint="eastAsia"/>
          <w:sz w:val="28"/>
          <w:szCs w:val="28"/>
          <w:rtl/>
          <w:lang w:bidi="fa-IR"/>
        </w:rPr>
        <w:t>شنهاد</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کن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w:t>
      </w:r>
      <w:r w:rsidRPr="00844FA1">
        <w:rPr>
          <w:rFonts w:cs="B Nazanin" w:hint="cs"/>
          <w:sz w:val="28"/>
          <w:szCs w:val="28"/>
          <w:rtl/>
          <w:lang w:bidi="fa-IR"/>
        </w:rPr>
        <w:t xml:space="preserve"> </w:t>
      </w:r>
      <w:r w:rsidRPr="00844FA1">
        <w:rPr>
          <w:rFonts w:cs="B Nazanin"/>
          <w:sz w:val="28"/>
          <w:szCs w:val="28"/>
          <w:rtl/>
          <w:lang w:bidi="fa-IR"/>
        </w:rPr>
        <w:t xml:space="preserve">پس از آن ، </w:t>
      </w:r>
      <w:r w:rsidRPr="00844FA1">
        <w:rPr>
          <w:rFonts w:cs="B Nazanin"/>
          <w:sz w:val="28"/>
          <w:szCs w:val="28"/>
          <w:lang w:bidi="fa-IR"/>
        </w:rPr>
        <w:t>HAN</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تواند از طر</w:t>
      </w:r>
      <w:r w:rsidRPr="00844FA1">
        <w:rPr>
          <w:rFonts w:cs="B Nazanin" w:hint="cs"/>
          <w:sz w:val="28"/>
          <w:szCs w:val="28"/>
          <w:rtl/>
          <w:lang w:bidi="fa-IR"/>
        </w:rPr>
        <w:t>ی</w:t>
      </w:r>
      <w:r w:rsidRPr="00844FA1">
        <w:rPr>
          <w:rFonts w:cs="B Nazanin" w:hint="eastAsia"/>
          <w:sz w:val="28"/>
          <w:szCs w:val="28"/>
          <w:rtl/>
          <w:lang w:bidi="fa-IR"/>
        </w:rPr>
        <w:t>ق</w:t>
      </w:r>
      <w:r w:rsidRPr="00844FA1">
        <w:rPr>
          <w:rFonts w:cs="B Nazanin"/>
          <w:sz w:val="28"/>
          <w:szCs w:val="28"/>
          <w:rtl/>
          <w:lang w:bidi="fa-IR"/>
        </w:rPr>
        <w:t xml:space="preserve"> </w:t>
      </w:r>
      <w:r w:rsidR="00031937">
        <w:rPr>
          <w:rFonts w:cs="B Nazanin"/>
          <w:sz w:val="28"/>
          <w:szCs w:val="28"/>
          <w:rtl/>
          <w:lang w:bidi="fa-IR"/>
        </w:rPr>
        <w:t>توجه در سطح معنایی</w:t>
      </w:r>
      <w:r w:rsidRPr="00844FA1">
        <w:rPr>
          <w:rFonts w:cs="B Nazanin"/>
          <w:sz w:val="28"/>
          <w:szCs w:val="28"/>
          <w:rtl/>
          <w:lang w:bidi="fa-IR"/>
        </w:rPr>
        <w:t xml:space="preserve">، تفاوت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رها</w:t>
      </w:r>
      <w:r w:rsidRPr="00844FA1">
        <w:rPr>
          <w:rFonts w:cs="B Nazanin"/>
          <w:sz w:val="28"/>
          <w:szCs w:val="28"/>
          <w:rtl/>
          <w:lang w:bidi="fa-IR"/>
        </w:rPr>
        <w:t xml:space="preserve"> را تشخ</w:t>
      </w:r>
      <w:r w:rsidRPr="00844FA1">
        <w:rPr>
          <w:rFonts w:cs="B Nazanin" w:hint="cs"/>
          <w:sz w:val="28"/>
          <w:szCs w:val="28"/>
          <w:rtl/>
          <w:lang w:bidi="fa-IR"/>
        </w:rPr>
        <w:t>ی</w:t>
      </w:r>
      <w:r w:rsidRPr="00844FA1">
        <w:rPr>
          <w:rFonts w:cs="B Nazanin" w:hint="eastAsia"/>
          <w:sz w:val="28"/>
          <w:szCs w:val="28"/>
          <w:rtl/>
          <w:lang w:bidi="fa-IR"/>
        </w:rPr>
        <w:t>ص</w:t>
      </w:r>
      <w:r w:rsidRPr="00844FA1">
        <w:rPr>
          <w:rFonts w:cs="B Nazanin"/>
          <w:sz w:val="28"/>
          <w:szCs w:val="28"/>
          <w:rtl/>
          <w:lang w:bidi="fa-IR"/>
        </w:rPr>
        <w:t xml:space="preserve"> دهد و از ترک</w:t>
      </w:r>
      <w:r w:rsidRPr="00844FA1">
        <w:rPr>
          <w:rFonts w:cs="B Nazanin" w:hint="cs"/>
          <w:sz w:val="28"/>
          <w:szCs w:val="28"/>
          <w:rtl/>
          <w:lang w:bidi="fa-IR"/>
        </w:rPr>
        <w:t>ی</w:t>
      </w:r>
      <w:r w:rsidRPr="00844FA1">
        <w:rPr>
          <w:rFonts w:cs="B Nazanin" w:hint="eastAsia"/>
          <w:sz w:val="28"/>
          <w:szCs w:val="28"/>
          <w:rtl/>
          <w:lang w:bidi="fa-IR"/>
        </w:rPr>
        <w:t>ب</w:t>
      </w:r>
      <w:r w:rsidRPr="00844FA1">
        <w:rPr>
          <w:rFonts w:cs="B Nazanin" w:hint="cs"/>
          <w:sz w:val="28"/>
          <w:szCs w:val="28"/>
          <w:rtl/>
          <w:lang w:bidi="fa-IR"/>
        </w:rPr>
        <w:t xml:space="preserve"> </w:t>
      </w:r>
      <w:r w:rsidRPr="00844FA1">
        <w:rPr>
          <w:rFonts w:cs="B Nazanin"/>
          <w:sz w:val="28"/>
          <w:szCs w:val="28"/>
          <w:rtl/>
          <w:lang w:bidi="fa-IR"/>
        </w:rPr>
        <w:t>به</w:t>
      </w:r>
      <w:r w:rsidRPr="00844FA1">
        <w:rPr>
          <w:rFonts w:cs="B Nazanin" w:hint="cs"/>
          <w:sz w:val="28"/>
          <w:szCs w:val="28"/>
          <w:rtl/>
          <w:lang w:bidi="fa-IR"/>
        </w:rPr>
        <w:t>ی</w:t>
      </w:r>
      <w:r w:rsidRPr="00844FA1">
        <w:rPr>
          <w:rFonts w:cs="B Nazanin" w:hint="eastAsia"/>
          <w:sz w:val="28"/>
          <w:szCs w:val="28"/>
          <w:rtl/>
          <w:lang w:bidi="fa-IR"/>
        </w:rPr>
        <w:t>نه</w:t>
      </w:r>
      <w:r w:rsidRPr="00844FA1">
        <w:rPr>
          <w:rFonts w:cs="B Nazanin"/>
          <w:sz w:val="28"/>
          <w:szCs w:val="28"/>
          <w:rtl/>
          <w:lang w:bidi="fa-IR"/>
        </w:rPr>
        <w:t xml:space="preserve"> </w:t>
      </w:r>
      <w:r w:rsidRPr="00844FA1">
        <w:rPr>
          <w:rFonts w:cs="B Nazanin" w:hint="cs"/>
          <w:sz w:val="28"/>
          <w:szCs w:val="28"/>
          <w:rtl/>
          <w:lang w:bidi="fa-IR"/>
        </w:rPr>
        <w:t>وزن‌دار</w:t>
      </w:r>
      <w:r w:rsidRPr="00844FA1">
        <w:rPr>
          <w:rFonts w:cs="B Nazanin"/>
          <w:sz w:val="28"/>
          <w:szCs w:val="28"/>
          <w:rtl/>
          <w:lang w:bidi="fa-IR"/>
        </w:rPr>
        <w:t xml:space="preserve">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w:t>
      </w:r>
      <w:r>
        <w:rPr>
          <w:rFonts w:cs="B Nazanin" w:hint="cs"/>
          <w:sz w:val="28"/>
          <w:szCs w:val="28"/>
          <w:rtl/>
          <w:lang w:bidi="fa-IR"/>
        </w:rPr>
        <w:t>گره</w:t>
      </w:r>
      <w:r w:rsidRPr="00844FA1">
        <w:rPr>
          <w:rFonts w:cs="B Nazanin"/>
          <w:sz w:val="28"/>
          <w:szCs w:val="28"/>
          <w:rtl/>
          <w:lang w:bidi="fa-IR"/>
        </w:rPr>
        <w:t xml:space="preserve"> </w:t>
      </w:r>
      <w:r w:rsidR="00EA7C5D">
        <w:rPr>
          <w:rFonts w:cs="B Nazanin" w:hint="cs"/>
          <w:sz w:val="28"/>
          <w:szCs w:val="28"/>
          <w:rtl/>
          <w:lang w:bidi="fa-IR"/>
        </w:rPr>
        <w:t xml:space="preserve"> </w:t>
      </w:r>
      <w:r w:rsidRPr="00844FA1">
        <w:rPr>
          <w:rFonts w:cs="B Nazanin"/>
          <w:sz w:val="28"/>
          <w:szCs w:val="28"/>
          <w:rtl/>
          <w:lang w:bidi="fa-IR"/>
        </w:rPr>
        <w:t>خاص معنا</w:t>
      </w:r>
      <w:r w:rsidRPr="00844FA1">
        <w:rPr>
          <w:rFonts w:cs="B Nazanin" w:hint="cs"/>
          <w:sz w:val="28"/>
          <w:szCs w:val="28"/>
          <w:rtl/>
          <w:lang w:bidi="fa-IR"/>
        </w:rPr>
        <w:t>یی</w:t>
      </w:r>
      <w:r w:rsidRPr="00844FA1">
        <w:rPr>
          <w:rFonts w:cs="B Nazanin"/>
          <w:sz w:val="28"/>
          <w:szCs w:val="28"/>
          <w:rtl/>
          <w:lang w:bidi="fa-IR"/>
        </w:rPr>
        <w:t xml:space="preserve"> برا</w:t>
      </w:r>
      <w:r w:rsidRPr="00844FA1">
        <w:rPr>
          <w:rFonts w:cs="B Nazanin" w:hint="cs"/>
          <w:sz w:val="28"/>
          <w:szCs w:val="28"/>
          <w:rtl/>
          <w:lang w:bidi="fa-IR"/>
        </w:rPr>
        <w:t>ی</w:t>
      </w:r>
      <w:r w:rsidRPr="00844FA1">
        <w:rPr>
          <w:rFonts w:cs="B Nazanin"/>
          <w:sz w:val="28"/>
          <w:szCs w:val="28"/>
          <w:rtl/>
          <w:lang w:bidi="fa-IR"/>
        </w:rPr>
        <w:t xml:space="preserve"> کار </w:t>
      </w:r>
      <w:r w:rsidRPr="00844FA1">
        <w:rPr>
          <w:rFonts w:cs="B Nazanin" w:hint="cs"/>
          <w:sz w:val="28"/>
          <w:szCs w:val="28"/>
          <w:rtl/>
          <w:lang w:bidi="fa-IR"/>
        </w:rPr>
        <w:t>مشخص</w:t>
      </w:r>
      <w:r w:rsidRPr="00844FA1">
        <w:rPr>
          <w:rFonts w:cs="B Nazanin"/>
          <w:sz w:val="28"/>
          <w:szCs w:val="28"/>
          <w:rtl/>
          <w:lang w:bidi="fa-IR"/>
        </w:rPr>
        <w:t xml:space="preserve"> ، استفاده کند.</w:t>
      </w:r>
      <w:r w:rsidRPr="00844FA1">
        <w:rPr>
          <w:rFonts w:cs="B Nazanin" w:hint="cs"/>
          <w:sz w:val="28"/>
          <w:szCs w:val="28"/>
          <w:rtl/>
          <w:lang w:bidi="fa-IR"/>
        </w:rPr>
        <w:t xml:space="preserve"> </w:t>
      </w:r>
    </w:p>
    <w:p w14:paraId="473E8B8C" w14:textId="67B2B2C7" w:rsidR="007E2BDA" w:rsidRDefault="00C638A9" w:rsidP="00B4535B">
      <w:pPr>
        <w:bidi/>
        <w:jc w:val="both"/>
        <w:rPr>
          <w:rFonts w:cs="B Nazanin"/>
          <w:b/>
          <w:bCs/>
          <w:sz w:val="28"/>
          <w:szCs w:val="28"/>
          <w:rtl/>
          <w:lang w:bidi="fa-IR"/>
        </w:rPr>
      </w:pPr>
      <w:bookmarkStart w:id="24" w:name="HAN_NodeAttention"/>
      <w:r>
        <w:rPr>
          <w:rFonts w:cs="B Nazanin" w:hint="cs"/>
          <w:b/>
          <w:bCs/>
          <w:sz w:val="28"/>
          <w:szCs w:val="28"/>
          <w:rtl/>
          <w:lang w:bidi="fa-IR"/>
        </w:rPr>
        <w:t xml:space="preserve">2.1.1) </w:t>
      </w:r>
      <w:r w:rsidR="007E2BDA">
        <w:rPr>
          <w:rFonts w:cs="B Nazanin" w:hint="cs"/>
          <w:b/>
          <w:bCs/>
          <w:sz w:val="28"/>
          <w:szCs w:val="28"/>
          <w:rtl/>
          <w:lang w:bidi="fa-IR"/>
        </w:rPr>
        <w:t>محاسب</w:t>
      </w:r>
      <w:r>
        <w:rPr>
          <w:rFonts w:cs="B Nazanin" w:hint="cs"/>
          <w:b/>
          <w:bCs/>
          <w:sz w:val="28"/>
          <w:szCs w:val="28"/>
          <w:rtl/>
          <w:lang w:bidi="fa-IR"/>
        </w:rPr>
        <w:t>ۀ</w:t>
      </w:r>
      <w:r w:rsidR="007E2BDA">
        <w:rPr>
          <w:rFonts w:cs="B Nazanin" w:hint="cs"/>
          <w:b/>
          <w:bCs/>
          <w:sz w:val="28"/>
          <w:szCs w:val="28"/>
          <w:rtl/>
          <w:lang w:bidi="fa-IR"/>
        </w:rPr>
        <w:t xml:space="preserve"> </w:t>
      </w:r>
      <w:r w:rsidR="007E2BDA" w:rsidRPr="00844FA1">
        <w:rPr>
          <w:rFonts w:cs="B Nazanin"/>
          <w:b/>
          <w:bCs/>
          <w:sz w:val="28"/>
          <w:szCs w:val="28"/>
          <w:rtl/>
          <w:lang w:bidi="fa-IR"/>
        </w:rPr>
        <w:t>توجه</w:t>
      </w:r>
      <w:r w:rsidR="007E2BDA" w:rsidRPr="00844FA1">
        <w:rPr>
          <w:rFonts w:cs="B Nazanin" w:hint="cs"/>
          <w:b/>
          <w:bCs/>
          <w:sz w:val="28"/>
          <w:szCs w:val="28"/>
          <w:rtl/>
          <w:lang w:bidi="fa-IR"/>
        </w:rPr>
        <w:t xml:space="preserve"> در</w:t>
      </w:r>
      <w:r w:rsidR="007E2BDA" w:rsidRPr="00844FA1">
        <w:rPr>
          <w:rFonts w:cs="B Nazanin"/>
          <w:b/>
          <w:bCs/>
          <w:sz w:val="28"/>
          <w:szCs w:val="28"/>
          <w:rtl/>
          <w:lang w:bidi="fa-IR"/>
        </w:rPr>
        <w:t xml:space="preserve"> سطح </w:t>
      </w:r>
      <w:r w:rsidR="007D7270">
        <w:rPr>
          <w:rFonts w:cs="B Nazanin" w:hint="cs"/>
          <w:b/>
          <w:bCs/>
          <w:sz w:val="28"/>
          <w:szCs w:val="28"/>
          <w:rtl/>
          <w:lang w:bidi="fa-IR"/>
        </w:rPr>
        <w:t>گره</w:t>
      </w:r>
    </w:p>
    <w:bookmarkEnd w:id="24"/>
    <w:p w14:paraId="41549A35" w14:textId="2E60B8C8" w:rsidR="007D7270" w:rsidRPr="00844FA1" w:rsidRDefault="007D7270" w:rsidP="00B4535B">
      <w:pPr>
        <w:bidi/>
        <w:jc w:val="both"/>
        <w:rPr>
          <w:rFonts w:cs="B Nazanin"/>
          <w:sz w:val="28"/>
          <w:szCs w:val="28"/>
          <w:lang w:bidi="fa-IR"/>
        </w:rPr>
      </w:pPr>
      <w:r w:rsidRPr="00844FA1">
        <w:rPr>
          <w:rFonts w:cs="B Nazanin"/>
          <w:sz w:val="28"/>
          <w:szCs w:val="28"/>
          <w:rtl/>
          <w:lang w:bidi="fa-IR"/>
        </w:rPr>
        <w:t xml:space="preserve">توجه در سطح </w:t>
      </w:r>
      <w:r w:rsidRPr="007D7270">
        <w:rPr>
          <w:rFonts w:cs="B Nazanin" w:hint="cs"/>
          <w:sz w:val="28"/>
          <w:szCs w:val="28"/>
          <w:rtl/>
          <w:lang w:bidi="fa-IR"/>
        </w:rPr>
        <w:t>گره</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تواند 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مبتن</w:t>
      </w:r>
      <w:r w:rsidRPr="00844FA1">
        <w:rPr>
          <w:rFonts w:cs="B Nazanin" w:hint="cs"/>
          <w:sz w:val="28"/>
          <w:szCs w:val="28"/>
          <w:rtl/>
          <w:lang w:bidi="fa-IR"/>
        </w:rPr>
        <w:t>ی</w:t>
      </w:r>
      <w:r w:rsidRPr="00844FA1">
        <w:rPr>
          <w:rFonts w:cs="B Nazanin"/>
          <w:sz w:val="28"/>
          <w:szCs w:val="28"/>
          <w:rtl/>
          <w:lang w:bidi="fa-IR"/>
        </w:rPr>
        <w:t xml:space="preserve"> بر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را برا</w:t>
      </w:r>
      <w:r w:rsidRPr="00844FA1">
        <w:rPr>
          <w:rFonts w:cs="B Nazanin" w:hint="cs"/>
          <w:sz w:val="28"/>
          <w:szCs w:val="28"/>
          <w:rtl/>
          <w:lang w:bidi="fa-IR"/>
        </w:rPr>
        <w:t>ی</w:t>
      </w:r>
      <w:r w:rsidRPr="00844FA1">
        <w:rPr>
          <w:rFonts w:cs="B Nazanin"/>
          <w:sz w:val="28"/>
          <w:szCs w:val="28"/>
          <w:rtl/>
          <w:lang w:bidi="fa-IR"/>
        </w:rPr>
        <w:t xml:space="preserve"> هر </w:t>
      </w:r>
      <w:r w:rsidRPr="007D7270">
        <w:rPr>
          <w:rFonts w:cs="B Nazanin" w:hint="cs"/>
          <w:sz w:val="28"/>
          <w:szCs w:val="28"/>
          <w:rtl/>
          <w:lang w:bidi="fa-IR"/>
        </w:rPr>
        <w:t>گره</w:t>
      </w:r>
      <w:r w:rsidRPr="00844FA1">
        <w:rPr>
          <w:rFonts w:cs="B Nazanin"/>
          <w:sz w:val="28"/>
          <w:szCs w:val="28"/>
          <w:rtl/>
          <w:lang w:bidi="fa-IR"/>
        </w:rPr>
        <w:t xml:space="preserve"> در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w:t>
      </w:r>
      <w:r w:rsidRPr="00844FA1">
        <w:rPr>
          <w:rFonts w:cs="B Nazanin" w:hint="cs"/>
          <w:sz w:val="28"/>
          <w:szCs w:val="28"/>
          <w:rtl/>
          <w:lang w:bidi="fa-IR"/>
        </w:rPr>
        <w:t>گراف</w:t>
      </w:r>
      <w:r w:rsidRPr="00844FA1">
        <w:rPr>
          <w:rFonts w:cs="B Nazanin"/>
          <w:sz w:val="28"/>
          <w:szCs w:val="28"/>
          <w:rtl/>
          <w:lang w:bidi="fa-IR"/>
        </w:rPr>
        <w:t xml:space="preserve"> نا</w:t>
      </w:r>
      <w:r w:rsidRPr="00844FA1">
        <w:rPr>
          <w:rFonts w:cs="B Nazanin" w:hint="cs"/>
          <w:sz w:val="28"/>
          <w:szCs w:val="28"/>
          <w:rtl/>
          <w:lang w:bidi="fa-IR"/>
        </w:rPr>
        <w:t>متجانس</w:t>
      </w:r>
      <w:r w:rsidRPr="00844FA1">
        <w:rPr>
          <w:rFonts w:cs="B Nazanin"/>
          <w:sz w:val="28"/>
          <w:szCs w:val="28"/>
          <w:rtl/>
          <w:lang w:bidi="fa-IR"/>
        </w:rPr>
        <w:t xml:space="preserve"> ب</w:t>
      </w:r>
      <w:r w:rsidRPr="00844FA1">
        <w:rPr>
          <w:rFonts w:cs="B Nazanin" w:hint="cs"/>
          <w:sz w:val="28"/>
          <w:szCs w:val="28"/>
          <w:rtl/>
          <w:lang w:bidi="fa-IR"/>
        </w:rPr>
        <w:t>ی</w:t>
      </w:r>
      <w:r w:rsidRPr="00844FA1">
        <w:rPr>
          <w:rFonts w:cs="B Nazanin" w:hint="eastAsia"/>
          <w:sz w:val="28"/>
          <w:szCs w:val="28"/>
          <w:rtl/>
          <w:lang w:bidi="fa-IR"/>
        </w:rPr>
        <w:t>اموزد</w:t>
      </w:r>
      <w:r w:rsidRPr="00844FA1">
        <w:rPr>
          <w:rFonts w:cs="B Nazanin"/>
          <w:sz w:val="28"/>
          <w:szCs w:val="28"/>
          <w:rtl/>
          <w:lang w:bidi="fa-IR"/>
        </w:rPr>
        <w:t xml:space="preserve"> و </w:t>
      </w:r>
      <w:r w:rsidRPr="00844FA1">
        <w:rPr>
          <w:rFonts w:cs="B Nazanin" w:hint="cs"/>
          <w:sz w:val="28"/>
          <w:szCs w:val="28"/>
          <w:rtl/>
          <w:lang w:bidi="fa-IR"/>
        </w:rPr>
        <w:t>بازنمایی</w:t>
      </w:r>
      <w:r w:rsidRPr="00844FA1">
        <w:rPr>
          <w:rFonts w:cs="B Nazanin"/>
          <w:sz w:val="28"/>
          <w:szCs w:val="28"/>
          <w:rtl/>
          <w:lang w:bidi="fa-IR"/>
        </w:rPr>
        <w:t xml:space="preserve"> ا</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معن</w:t>
      </w:r>
      <w:r w:rsidRPr="00844FA1">
        <w:rPr>
          <w:rFonts w:cs="B Nazanin" w:hint="cs"/>
          <w:sz w:val="28"/>
          <w:szCs w:val="28"/>
          <w:rtl/>
          <w:lang w:bidi="fa-IR"/>
        </w:rPr>
        <w:t>ی‌</w:t>
      </w:r>
      <w:r w:rsidRPr="00844FA1">
        <w:rPr>
          <w:rFonts w:cs="B Nazanin"/>
          <w:sz w:val="28"/>
          <w:szCs w:val="28"/>
          <w:rtl/>
          <w:lang w:bidi="fa-IR"/>
        </w:rPr>
        <w:t>دار را برا</w:t>
      </w:r>
      <w:r w:rsidRPr="00844FA1">
        <w:rPr>
          <w:rFonts w:cs="B Nazanin" w:hint="cs"/>
          <w:sz w:val="28"/>
          <w:szCs w:val="28"/>
          <w:rtl/>
          <w:lang w:bidi="fa-IR"/>
        </w:rPr>
        <w:t>ی</w:t>
      </w:r>
      <w:r w:rsidRPr="00844FA1">
        <w:rPr>
          <w:rFonts w:cs="B Nazanin"/>
          <w:sz w:val="28"/>
          <w:szCs w:val="28"/>
          <w:rtl/>
          <w:lang w:bidi="fa-IR"/>
        </w:rPr>
        <w:t xml:space="preserve"> تشک</w:t>
      </w:r>
      <w:r w:rsidRPr="00844FA1">
        <w:rPr>
          <w:rFonts w:cs="B Nazanin" w:hint="cs"/>
          <w:sz w:val="28"/>
          <w:szCs w:val="28"/>
          <w:rtl/>
          <w:lang w:bidi="fa-IR"/>
        </w:rPr>
        <w:t>ی</w:t>
      </w:r>
      <w:r w:rsidRPr="00844FA1">
        <w:rPr>
          <w:rFonts w:cs="B Nazanin" w:hint="eastAsia"/>
          <w:sz w:val="28"/>
          <w:szCs w:val="28"/>
          <w:rtl/>
          <w:lang w:bidi="fa-IR"/>
        </w:rPr>
        <w:t>ل</w:t>
      </w:r>
      <w:r w:rsidRPr="00844FA1">
        <w:rPr>
          <w:rFonts w:cs="B Nazanin"/>
          <w:sz w:val="28"/>
          <w:szCs w:val="28"/>
          <w:rtl/>
          <w:lang w:bidi="fa-IR"/>
        </w:rPr>
        <w:t xml:space="preserve">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w:t>
      </w:r>
      <w:r w:rsidRPr="00844FA1">
        <w:rPr>
          <w:rFonts w:cs="B Nazanin" w:hint="cs"/>
          <w:sz w:val="28"/>
          <w:szCs w:val="28"/>
          <w:rtl/>
          <w:lang w:bidi="fa-IR"/>
        </w:rPr>
        <w:t>رأس</w:t>
      </w:r>
      <w:r w:rsidRPr="00844FA1">
        <w:rPr>
          <w:rFonts w:cs="B Nazanin"/>
          <w:sz w:val="28"/>
          <w:szCs w:val="28"/>
          <w:rtl/>
          <w:lang w:bidi="fa-IR"/>
        </w:rPr>
        <w:t xml:space="preserve"> </w:t>
      </w:r>
      <w:r w:rsidR="00083A08">
        <w:rPr>
          <w:rFonts w:cs="B Nazanin" w:hint="cs"/>
          <w:sz w:val="28"/>
          <w:szCs w:val="28"/>
          <w:rtl/>
          <w:lang w:bidi="fa-IR"/>
        </w:rPr>
        <w:t xml:space="preserve"> جمع</w:t>
      </w:r>
      <w:r w:rsidRPr="00844FA1">
        <w:rPr>
          <w:rFonts w:cs="B Nazanin"/>
          <w:sz w:val="28"/>
          <w:szCs w:val="28"/>
          <w:rtl/>
          <w:lang w:bidi="fa-IR"/>
        </w:rPr>
        <w:t xml:space="preserve"> کند.</w:t>
      </w:r>
    </w:p>
    <w:p w14:paraId="65ACAF01" w14:textId="65D97BB9" w:rsidR="007D7270" w:rsidRDefault="007D7270" w:rsidP="00B4535B">
      <w:pPr>
        <w:bidi/>
        <w:jc w:val="both"/>
        <w:rPr>
          <w:rFonts w:ascii="Cambria Math" w:hAnsi="Cambria Math" w:cs="B Nazanin"/>
          <w:sz w:val="28"/>
          <w:szCs w:val="28"/>
          <w:lang w:bidi="fa-IR"/>
        </w:rPr>
      </w:pPr>
      <w:r w:rsidRPr="00844FA1">
        <w:rPr>
          <w:rFonts w:cs="B Nazanin" w:hint="cs"/>
          <w:sz w:val="28"/>
          <w:szCs w:val="28"/>
          <w:rtl/>
          <w:lang w:bidi="fa-IR"/>
        </w:rPr>
        <w:t xml:space="preserve">به دلیل نامتجانس بودن </w:t>
      </w:r>
      <w:r w:rsidRPr="007D7270">
        <w:rPr>
          <w:rFonts w:cs="B Nazanin" w:hint="cs"/>
          <w:sz w:val="28"/>
          <w:szCs w:val="28"/>
          <w:rtl/>
          <w:lang w:bidi="fa-IR"/>
        </w:rPr>
        <w:t>گره</w:t>
      </w:r>
      <w:r>
        <w:rPr>
          <w:rFonts w:cs="B Nazanin" w:hint="cs"/>
          <w:sz w:val="28"/>
          <w:szCs w:val="28"/>
          <w:rtl/>
          <w:lang w:bidi="fa-IR"/>
        </w:rPr>
        <w:t>‌ها</w:t>
      </w:r>
      <w:r w:rsidRPr="00844FA1">
        <w:rPr>
          <w:rFonts w:cs="B Nazanin"/>
          <w:sz w:val="28"/>
          <w:szCs w:val="28"/>
          <w:rtl/>
          <w:lang w:bidi="fa-IR"/>
        </w:rPr>
        <w:t xml:space="preserve"> </w:t>
      </w:r>
      <w:r w:rsidRPr="00844FA1">
        <w:rPr>
          <w:rFonts w:cs="B Nazanin" w:hint="cs"/>
          <w:sz w:val="28"/>
          <w:szCs w:val="28"/>
          <w:rtl/>
          <w:lang w:bidi="fa-IR"/>
        </w:rPr>
        <w:t xml:space="preserve">، </w:t>
      </w:r>
      <w:r w:rsidRPr="007D7270">
        <w:rPr>
          <w:rFonts w:cs="B Nazanin" w:hint="cs"/>
          <w:sz w:val="28"/>
          <w:szCs w:val="28"/>
          <w:rtl/>
          <w:lang w:bidi="fa-IR"/>
        </w:rPr>
        <w:t>گره</w:t>
      </w:r>
      <w:r>
        <w:rPr>
          <w:rFonts w:cs="B Nazanin" w:hint="cs"/>
          <w:sz w:val="28"/>
          <w:szCs w:val="28"/>
          <w:rtl/>
          <w:lang w:bidi="fa-IR"/>
        </w:rPr>
        <w:t>‌های</w:t>
      </w:r>
      <w:r w:rsidRPr="00844FA1">
        <w:rPr>
          <w:rFonts w:cs="B Nazanin"/>
          <w:sz w:val="28"/>
          <w:szCs w:val="28"/>
          <w:rtl/>
          <w:lang w:bidi="fa-IR"/>
        </w:rPr>
        <w:t xml:space="preserve"> </w:t>
      </w:r>
      <w:r>
        <w:rPr>
          <w:rFonts w:cs="B Nazanin" w:hint="cs"/>
          <w:sz w:val="28"/>
          <w:szCs w:val="28"/>
          <w:rtl/>
          <w:lang w:bidi="fa-IR"/>
        </w:rPr>
        <w:t>مختلف</w:t>
      </w:r>
      <w:r w:rsidRPr="00844FA1">
        <w:rPr>
          <w:rFonts w:cs="B Nazanin" w:hint="cs"/>
          <w:sz w:val="28"/>
          <w:szCs w:val="28"/>
          <w:rtl/>
          <w:lang w:bidi="fa-IR"/>
        </w:rPr>
        <w:t xml:space="preserve"> دارای فضای ویژگی متفاوتی هستند. بنابراین برای هر نوع </w:t>
      </w:r>
      <w:r>
        <w:rPr>
          <w:rFonts w:cs="B Nazanin" w:hint="cs"/>
          <w:sz w:val="28"/>
          <w:szCs w:val="28"/>
          <w:rtl/>
          <w:lang w:bidi="fa-IR"/>
        </w:rPr>
        <w:t>گره</w:t>
      </w:r>
      <w:r w:rsidRPr="00844FA1">
        <w:rPr>
          <w:rFonts w:cs="B Nazanin" w:hint="cs"/>
          <w:sz w:val="28"/>
          <w:szCs w:val="28"/>
          <w:rtl/>
          <w:lang w:bidi="fa-IR"/>
        </w:rPr>
        <w:t xml:space="preserve"> ( مثلا </w:t>
      </w:r>
      <w:r>
        <w:rPr>
          <w:rFonts w:cs="B Nazanin" w:hint="cs"/>
          <w:sz w:val="28"/>
          <w:szCs w:val="28"/>
          <w:rtl/>
          <w:lang w:bidi="fa-IR"/>
        </w:rPr>
        <w:t>گره</w:t>
      </w:r>
      <w:r w:rsidRPr="00844FA1">
        <w:rPr>
          <w:rFonts w:cs="B Nazanin" w:hint="cs"/>
          <w:sz w:val="28"/>
          <w:szCs w:val="28"/>
          <w:rtl/>
          <w:lang w:bidi="fa-IR"/>
        </w:rPr>
        <w:t xml:space="preserve"> با نوع </w:t>
      </w:r>
      <w:r w:rsidRPr="00844FA1">
        <w:rPr>
          <w:rFonts w:ascii="Cambria Math" w:hAnsi="Cambria Math" w:cs="B Nazanin"/>
          <w:sz w:val="28"/>
          <w:szCs w:val="28"/>
          <w:lang w:bidi="fa-IR"/>
        </w:rPr>
        <w:t>𝜙</w:t>
      </w:r>
      <w:r w:rsidRPr="00844FA1">
        <w:rPr>
          <w:rFonts w:ascii="Cambria Math" w:hAnsi="Cambria Math" w:cs="B Nazanin"/>
          <w:sz w:val="28"/>
          <w:szCs w:val="28"/>
          <w:vertAlign w:val="subscript"/>
          <w:lang w:bidi="fa-IR"/>
        </w:rPr>
        <w:t>𝑖</w:t>
      </w:r>
      <w:r w:rsidRPr="00844FA1">
        <w:rPr>
          <w:rFonts w:ascii="Cambria Math" w:hAnsi="Cambria Math" w:cs="B Nazanin" w:hint="cs"/>
          <w:sz w:val="28"/>
          <w:szCs w:val="28"/>
          <w:rtl/>
          <w:lang w:bidi="fa-IR"/>
        </w:rPr>
        <w:t xml:space="preserve">) ماتریس تبدیل </w:t>
      </w:r>
      <w:r>
        <w:rPr>
          <w:rFonts w:ascii="Cambria Math" w:hAnsi="Cambria Math" w:cs="B Nazanin"/>
          <w:sz w:val="28"/>
          <w:szCs w:val="28"/>
          <w:lang w:bidi="fa-IR"/>
        </w:rPr>
        <w:t>(</w:t>
      </w:r>
      <w:r w:rsidRPr="007D7270">
        <w:rPr>
          <w:rFonts w:cstheme="minorHAnsi"/>
          <w:sz w:val="28"/>
          <w:szCs w:val="28"/>
          <w:lang w:bidi="fa-IR"/>
        </w:rPr>
        <w:t>Transformation Matrix</w:t>
      </w:r>
      <w:r>
        <w:rPr>
          <w:rFonts w:ascii="Cambria Math" w:hAnsi="Cambria Math" w:cs="B Nazanin"/>
          <w:sz w:val="28"/>
          <w:szCs w:val="28"/>
          <w:lang w:bidi="fa-IR"/>
        </w:rPr>
        <w:t>)</w:t>
      </w:r>
      <w:r>
        <w:rPr>
          <w:rFonts w:ascii="Cambria Math" w:hAnsi="Cambria Math" w:cs="B Nazanin" w:hint="cs"/>
          <w:sz w:val="28"/>
          <w:szCs w:val="28"/>
          <w:rtl/>
          <w:lang w:bidi="fa-IR"/>
        </w:rPr>
        <w:t xml:space="preserve"> </w:t>
      </w:r>
      <w:r w:rsidRPr="00844FA1">
        <w:rPr>
          <w:rFonts w:ascii="Cambria Math" w:hAnsi="Cambria Math" w:cs="B Nazanin" w:hint="cs"/>
          <w:sz w:val="28"/>
          <w:szCs w:val="28"/>
          <w:rtl/>
          <w:lang w:bidi="fa-IR"/>
        </w:rPr>
        <w:t>وابسته به نوع</w:t>
      </w:r>
      <w:r>
        <w:rPr>
          <w:rFonts w:ascii="Cambria Math" w:hAnsi="Cambria Math" w:cs="B Nazanin" w:hint="cs"/>
          <w:sz w:val="28"/>
          <w:szCs w:val="28"/>
          <w:rtl/>
          <w:lang w:bidi="fa-IR"/>
        </w:rPr>
        <w:t xml:space="preserve"> </w:t>
      </w:r>
      <w:r>
        <w:rPr>
          <w:rFonts w:ascii="Cambria Math" w:hAnsi="Cambria Math" w:cs="B Nazanin"/>
          <w:sz w:val="28"/>
          <w:szCs w:val="28"/>
          <w:lang w:bidi="fa-IR"/>
        </w:rPr>
        <w:t>(</w:t>
      </w:r>
      <w:r w:rsidRPr="007D7270">
        <w:rPr>
          <w:rFonts w:ascii="Cambria Math" w:hAnsi="Cambria Math" w:cs="B Nazanin"/>
          <w:sz w:val="28"/>
          <w:szCs w:val="28"/>
          <w:lang w:bidi="fa-IR"/>
        </w:rPr>
        <w:t>type-specific</w:t>
      </w:r>
      <w:r>
        <w:rPr>
          <w:rFonts w:ascii="Cambria Math" w:hAnsi="Cambria Math" w:cs="B Nazanin"/>
          <w:sz w:val="28"/>
          <w:szCs w:val="28"/>
          <w:lang w:bidi="fa-IR"/>
        </w:rPr>
        <w:t>)</w:t>
      </w:r>
      <w:r w:rsidRPr="00844FA1">
        <w:rPr>
          <w:rFonts w:ascii="Cambria Math" w:hAnsi="Cambria Math" w:cs="B Nazanin" w:hint="cs"/>
          <w:sz w:val="28"/>
          <w:szCs w:val="28"/>
          <w:rtl/>
          <w:lang w:bidi="fa-IR"/>
        </w:rPr>
        <w:t xml:space="preserve"> </w:t>
      </w:r>
      <w:r w:rsidRPr="00844FA1">
        <w:rPr>
          <w:rFonts w:ascii="Cambria Math" w:hAnsi="Cambria Math" w:cs="B Nazanin"/>
          <w:sz w:val="28"/>
          <w:szCs w:val="28"/>
          <w:lang w:bidi="fa-IR"/>
        </w:rPr>
        <w:t>M</w:t>
      </w:r>
      <w:r w:rsidRPr="00844FA1">
        <w:rPr>
          <w:rFonts w:ascii="Cambria Math" w:hAnsi="Cambria Math" w:cs="B Nazanin"/>
          <w:sz w:val="28"/>
          <w:szCs w:val="28"/>
          <w:vertAlign w:val="subscript"/>
          <w:lang w:bidi="fa-IR"/>
        </w:rPr>
        <w:t>𝜙𝑖</w:t>
      </w:r>
      <w:r w:rsidRPr="00844FA1">
        <w:rPr>
          <w:rFonts w:ascii="Cambria Math" w:hAnsi="Cambria Math" w:cs="B Nazanin" w:hint="cs"/>
          <w:sz w:val="28"/>
          <w:szCs w:val="28"/>
          <w:rtl/>
          <w:lang w:bidi="fa-IR"/>
        </w:rPr>
        <w:t xml:space="preserve"> را طراحی می‌کنیم تا ویژگی </w:t>
      </w:r>
      <w:r>
        <w:rPr>
          <w:rFonts w:ascii="Cambria Math" w:hAnsi="Cambria Math" w:cs="B Nazanin" w:hint="cs"/>
          <w:sz w:val="28"/>
          <w:szCs w:val="28"/>
          <w:rtl/>
          <w:lang w:bidi="fa-IR"/>
        </w:rPr>
        <w:t>گره</w:t>
      </w:r>
      <w:r w:rsidRPr="00844FA1">
        <w:rPr>
          <w:rFonts w:ascii="Cambria Math" w:hAnsi="Cambria Math" w:cs="B Nazanin" w:hint="cs"/>
          <w:sz w:val="28"/>
          <w:szCs w:val="28"/>
          <w:rtl/>
          <w:lang w:bidi="fa-IR"/>
        </w:rPr>
        <w:t>‌های متفاوت را به یک فضای ویژگی یکسان تصویر کند. فرایند تصویر کردن می‌تواند به صورت زیر باشد</w:t>
      </w:r>
      <w:r w:rsidRPr="00844FA1">
        <w:rPr>
          <w:rFonts w:ascii="Cambria Math" w:hAnsi="Cambria Math" w:cs="B Nazanin"/>
          <w:sz w:val="28"/>
          <w:szCs w:val="28"/>
          <w:lang w:bidi="fa-IR"/>
        </w:rPr>
        <w:t>:</w:t>
      </w:r>
    </w:p>
    <w:p w14:paraId="4001E059" w14:textId="7802CFC7" w:rsidR="00835BEE" w:rsidRDefault="007D7270" w:rsidP="005E33D4">
      <w:pPr>
        <w:jc w:val="center"/>
        <w:rPr>
          <w:rFonts w:ascii="Cambria Math" w:hAnsi="Cambria Math" w:cs="B Nazanin"/>
          <w:sz w:val="28"/>
          <w:szCs w:val="28"/>
          <w:lang w:bidi="fa-IR"/>
        </w:rPr>
      </w:pPr>
      <w:r w:rsidRPr="00844FA1">
        <w:rPr>
          <w:rFonts w:cs="B Nazanin"/>
          <w:noProof/>
          <w:sz w:val="28"/>
          <w:szCs w:val="28"/>
          <w:lang w:bidi="fa-IR"/>
        </w:rPr>
        <w:drawing>
          <wp:inline distT="0" distB="0" distL="0" distR="0" wp14:anchorId="4A158A0C" wp14:editId="375DD3E3">
            <wp:extent cx="990738" cy="3143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90738" cy="314369"/>
                    </a:xfrm>
                    <a:prstGeom prst="rect">
                      <a:avLst/>
                    </a:prstGeom>
                  </pic:spPr>
                </pic:pic>
              </a:graphicData>
            </a:graphic>
          </wp:inline>
        </w:drawing>
      </w:r>
    </w:p>
    <w:p w14:paraId="12B0CD29" w14:textId="40DC2B49" w:rsidR="007D7270" w:rsidRDefault="007D7270" w:rsidP="00B4535B">
      <w:pPr>
        <w:bidi/>
        <w:jc w:val="both"/>
        <w:rPr>
          <w:rFonts w:cs="B Nazanin"/>
          <w:sz w:val="28"/>
          <w:szCs w:val="28"/>
          <w:lang w:bidi="fa-IR"/>
        </w:rPr>
      </w:pPr>
      <w:r w:rsidRPr="00844FA1">
        <w:rPr>
          <w:rFonts w:cs="B Nazanin"/>
          <w:sz w:val="28"/>
          <w:szCs w:val="28"/>
          <w:rtl/>
          <w:lang w:bidi="fa-IR"/>
        </w:rPr>
        <w:t xml:space="preserve">که </w:t>
      </w:r>
      <w:r w:rsidRPr="00844FA1">
        <w:rPr>
          <w:rFonts w:cs="B Nazanin"/>
          <w:sz w:val="28"/>
          <w:szCs w:val="28"/>
          <w:lang w:bidi="fa-IR"/>
        </w:rPr>
        <w:t>h</w:t>
      </w:r>
      <w:r w:rsidRPr="00844FA1">
        <w:rPr>
          <w:rFonts w:ascii="Cambria Math" w:hAnsi="Cambria Math" w:cs="B Nazanin"/>
          <w:sz w:val="28"/>
          <w:szCs w:val="28"/>
          <w:vertAlign w:val="subscript"/>
          <w:lang w:bidi="fa-IR"/>
        </w:rPr>
        <w:t>𝑖</w:t>
      </w:r>
      <w:r w:rsidRPr="00844FA1">
        <w:rPr>
          <w:rFonts w:cs="B Nazanin"/>
          <w:sz w:val="28"/>
          <w:szCs w:val="28"/>
          <w:rtl/>
          <w:lang w:bidi="fa-IR"/>
        </w:rPr>
        <w:t xml:space="preserve"> و </w:t>
      </w:r>
      <w:r w:rsidRPr="00844FA1">
        <w:rPr>
          <w:rFonts w:cs="B Nazanin"/>
          <w:sz w:val="28"/>
          <w:szCs w:val="28"/>
          <w:lang w:bidi="fa-IR"/>
        </w:rPr>
        <w:t>h′</w:t>
      </w:r>
      <w:r w:rsidRPr="00844FA1">
        <w:rPr>
          <w:rFonts w:ascii="Cambria Math" w:hAnsi="Cambria Math" w:cs="B Nazanin"/>
          <w:sz w:val="28"/>
          <w:szCs w:val="28"/>
          <w:vertAlign w:val="subscript"/>
          <w:lang w:bidi="fa-IR"/>
        </w:rPr>
        <w:t>𝑖</w:t>
      </w:r>
      <w:r w:rsidRPr="00844FA1">
        <w:rPr>
          <w:rFonts w:cs="B Nazanin"/>
          <w:sz w:val="28"/>
          <w:szCs w:val="28"/>
          <w:rtl/>
          <w:lang w:bidi="fa-IR"/>
        </w:rPr>
        <w:t xml:space="preserve"> به ترت</w:t>
      </w:r>
      <w:r w:rsidRPr="00844FA1">
        <w:rPr>
          <w:rFonts w:cs="B Nazanin" w:hint="cs"/>
          <w:sz w:val="28"/>
          <w:szCs w:val="28"/>
          <w:rtl/>
          <w:lang w:bidi="fa-IR"/>
        </w:rPr>
        <w:t>ی</w:t>
      </w:r>
      <w:r w:rsidRPr="00844FA1">
        <w:rPr>
          <w:rFonts w:cs="B Nazanin" w:hint="eastAsia"/>
          <w:sz w:val="28"/>
          <w:szCs w:val="28"/>
          <w:rtl/>
          <w:lang w:bidi="fa-IR"/>
        </w:rPr>
        <w:t>ب</w:t>
      </w:r>
      <w:r w:rsidRPr="00844FA1">
        <w:rPr>
          <w:rFonts w:cs="B Nazanin"/>
          <w:sz w:val="28"/>
          <w:szCs w:val="28"/>
          <w:rtl/>
          <w:lang w:bidi="fa-IR"/>
        </w:rPr>
        <w:t xml:space="preserve"> و</w:t>
      </w:r>
      <w:r w:rsidRPr="00844FA1">
        <w:rPr>
          <w:rFonts w:cs="B Nazanin" w:hint="cs"/>
          <w:sz w:val="28"/>
          <w:szCs w:val="28"/>
          <w:rtl/>
          <w:lang w:bidi="fa-IR"/>
        </w:rPr>
        <w:t>ی</w:t>
      </w:r>
      <w:r w:rsidRPr="00844FA1">
        <w:rPr>
          <w:rFonts w:cs="B Nazanin" w:hint="eastAsia"/>
          <w:sz w:val="28"/>
          <w:szCs w:val="28"/>
          <w:rtl/>
          <w:lang w:bidi="fa-IR"/>
        </w:rPr>
        <w:t>ژگ</w:t>
      </w:r>
      <w:r w:rsidRPr="00844FA1">
        <w:rPr>
          <w:rFonts w:cs="B Nazanin" w:hint="cs"/>
          <w:sz w:val="28"/>
          <w:szCs w:val="28"/>
          <w:rtl/>
          <w:lang w:bidi="fa-IR"/>
        </w:rPr>
        <w:t>ی</w:t>
      </w:r>
      <w:r w:rsidRPr="00844FA1">
        <w:rPr>
          <w:rFonts w:cs="B Nazanin"/>
          <w:sz w:val="28"/>
          <w:szCs w:val="28"/>
          <w:rtl/>
          <w:lang w:bidi="fa-IR"/>
        </w:rPr>
        <w:t xml:space="preserve"> اصل</w:t>
      </w:r>
      <w:r w:rsidRPr="00844FA1">
        <w:rPr>
          <w:rFonts w:cs="B Nazanin" w:hint="cs"/>
          <w:sz w:val="28"/>
          <w:szCs w:val="28"/>
          <w:rtl/>
          <w:lang w:bidi="fa-IR"/>
        </w:rPr>
        <w:t>ی</w:t>
      </w:r>
      <w:r w:rsidRPr="00844FA1">
        <w:rPr>
          <w:rFonts w:cs="B Nazanin"/>
          <w:sz w:val="28"/>
          <w:szCs w:val="28"/>
          <w:rtl/>
          <w:lang w:bidi="fa-IR"/>
        </w:rPr>
        <w:t xml:space="preserve"> و </w:t>
      </w:r>
      <w:r w:rsidRPr="00844FA1">
        <w:rPr>
          <w:rFonts w:cs="B Nazanin" w:hint="cs"/>
          <w:sz w:val="28"/>
          <w:szCs w:val="28"/>
          <w:rtl/>
          <w:lang w:bidi="fa-IR"/>
        </w:rPr>
        <w:t>تصویر</w:t>
      </w:r>
      <w:r w:rsidRPr="00844FA1">
        <w:rPr>
          <w:rFonts w:cs="B Nazanin"/>
          <w:sz w:val="28"/>
          <w:szCs w:val="28"/>
          <w:rtl/>
          <w:lang w:bidi="fa-IR"/>
        </w:rPr>
        <w:t xml:space="preserve"> شده </w:t>
      </w:r>
      <w:r w:rsidR="003C2EC8">
        <w:rPr>
          <w:rFonts w:cs="B Nazanin" w:hint="cs"/>
          <w:sz w:val="28"/>
          <w:szCs w:val="28"/>
          <w:rtl/>
          <w:lang w:bidi="fa-IR"/>
        </w:rPr>
        <w:t>گره</w:t>
      </w:r>
      <w:r w:rsidR="003C2EC8" w:rsidRPr="00844FA1">
        <w:rPr>
          <w:rFonts w:cs="B Nazanin" w:hint="cs"/>
          <w:sz w:val="28"/>
          <w:szCs w:val="28"/>
          <w:rtl/>
          <w:lang w:bidi="fa-IR"/>
        </w:rPr>
        <w:t xml:space="preserve"> </w:t>
      </w:r>
      <w:proofErr w:type="spellStart"/>
      <w:r w:rsidRPr="00844FA1">
        <w:rPr>
          <w:rFonts w:cs="B Nazanin"/>
          <w:sz w:val="28"/>
          <w:szCs w:val="28"/>
          <w:lang w:bidi="fa-IR"/>
        </w:rPr>
        <w:t>i</w:t>
      </w:r>
      <w:proofErr w:type="spellEnd"/>
      <w:r w:rsidRPr="00844FA1">
        <w:rPr>
          <w:rFonts w:cs="B Nazanin"/>
          <w:sz w:val="28"/>
          <w:szCs w:val="28"/>
          <w:rtl/>
          <w:lang w:bidi="fa-IR"/>
        </w:rPr>
        <w:t xml:space="preserve"> هستند.</w:t>
      </w:r>
      <w:r w:rsidRPr="00844FA1">
        <w:rPr>
          <w:rFonts w:cs="B Nazanin" w:hint="cs"/>
          <w:sz w:val="28"/>
          <w:szCs w:val="28"/>
          <w:rtl/>
          <w:lang w:bidi="fa-IR"/>
        </w:rPr>
        <w:t xml:space="preserve"> </w:t>
      </w:r>
      <w:r w:rsidRPr="00844FA1">
        <w:rPr>
          <w:rFonts w:cs="B Nazanin"/>
          <w:sz w:val="28"/>
          <w:szCs w:val="28"/>
          <w:rtl/>
          <w:lang w:bidi="fa-IR"/>
        </w:rPr>
        <w:t xml:space="preserve">با عمل </w:t>
      </w:r>
      <w:r w:rsidRPr="00844FA1">
        <w:rPr>
          <w:rFonts w:cs="B Nazanin" w:hint="cs"/>
          <w:sz w:val="28"/>
          <w:szCs w:val="28"/>
          <w:rtl/>
          <w:lang w:bidi="fa-IR"/>
        </w:rPr>
        <w:t>تصویرکردن</w:t>
      </w:r>
      <w:r w:rsidRPr="00844FA1">
        <w:rPr>
          <w:rFonts w:cs="B Nazanin"/>
          <w:sz w:val="28"/>
          <w:szCs w:val="28"/>
          <w:rtl/>
          <w:lang w:bidi="fa-IR"/>
        </w:rPr>
        <w:t xml:space="preserve"> </w:t>
      </w:r>
      <w:r w:rsidRPr="00844FA1">
        <w:rPr>
          <w:rFonts w:cs="B Nazanin" w:hint="cs"/>
          <w:sz w:val="28"/>
          <w:szCs w:val="28"/>
          <w:rtl/>
          <w:lang w:bidi="fa-IR"/>
        </w:rPr>
        <w:t>وابسته به نوع</w:t>
      </w:r>
      <w:r w:rsidRPr="00844FA1">
        <w:rPr>
          <w:rFonts w:cs="B Nazanin"/>
          <w:sz w:val="28"/>
          <w:szCs w:val="28"/>
          <w:rtl/>
          <w:lang w:bidi="fa-IR"/>
        </w:rPr>
        <w:t xml:space="preserve"> ، توجه</w:t>
      </w:r>
      <w:r w:rsidRPr="00844FA1">
        <w:rPr>
          <w:rFonts w:cs="B Nazanin" w:hint="cs"/>
          <w:sz w:val="28"/>
          <w:szCs w:val="28"/>
          <w:rtl/>
          <w:lang w:bidi="fa-IR"/>
        </w:rPr>
        <w:t xml:space="preserve"> در</w:t>
      </w:r>
      <w:r w:rsidRPr="00844FA1">
        <w:rPr>
          <w:rFonts w:cs="B Nazanin"/>
          <w:sz w:val="28"/>
          <w:szCs w:val="28"/>
          <w:rtl/>
          <w:lang w:bidi="fa-IR"/>
        </w:rPr>
        <w:t xml:space="preserve"> سطح </w:t>
      </w:r>
      <w:r w:rsidR="003C2EC8">
        <w:rPr>
          <w:rFonts w:cs="B Nazanin" w:hint="cs"/>
          <w:sz w:val="28"/>
          <w:szCs w:val="28"/>
          <w:rtl/>
          <w:lang w:bidi="fa-IR"/>
        </w:rPr>
        <w:t>گره</w:t>
      </w:r>
      <w:r w:rsidR="003C2EC8" w:rsidRPr="00844FA1">
        <w:rPr>
          <w:rFonts w:cs="B Nazanin" w:hint="cs"/>
          <w:sz w:val="28"/>
          <w:szCs w:val="28"/>
          <w:rtl/>
          <w:lang w:bidi="fa-IR"/>
        </w:rPr>
        <w:t xml:space="preserve"> </w:t>
      </w:r>
      <w:r w:rsidRPr="00844FA1">
        <w:rPr>
          <w:rFonts w:cs="B Nazanin"/>
          <w:sz w:val="28"/>
          <w:szCs w:val="28"/>
          <w:rtl/>
          <w:lang w:bidi="fa-IR"/>
        </w:rPr>
        <w:t>م</w:t>
      </w:r>
      <w:r w:rsidRPr="00844FA1">
        <w:rPr>
          <w:rFonts w:cs="B Nazanin" w:hint="cs"/>
          <w:sz w:val="28"/>
          <w:szCs w:val="28"/>
          <w:rtl/>
          <w:lang w:bidi="fa-IR"/>
        </w:rPr>
        <w:t>ی</w:t>
      </w:r>
      <w:r w:rsidRPr="00844FA1">
        <w:rPr>
          <w:rFonts w:cs="B Nazanin"/>
          <w:sz w:val="28"/>
          <w:szCs w:val="28"/>
          <w:rtl/>
          <w:lang w:bidi="fa-IR"/>
        </w:rPr>
        <w:t xml:space="preserve"> تواند </w:t>
      </w:r>
      <w:r w:rsidR="003C2EC8">
        <w:rPr>
          <w:rFonts w:cs="B Nazanin" w:hint="cs"/>
          <w:sz w:val="28"/>
          <w:szCs w:val="28"/>
          <w:rtl/>
          <w:lang w:bidi="fa-IR"/>
        </w:rPr>
        <w:t>گره</w:t>
      </w:r>
      <w:r w:rsidR="003C2EC8" w:rsidRPr="00844FA1">
        <w:rPr>
          <w:rFonts w:cs="B Nazanin" w:hint="cs"/>
          <w:sz w:val="28"/>
          <w:szCs w:val="28"/>
          <w:rtl/>
          <w:lang w:bidi="fa-IR"/>
        </w:rPr>
        <w:t xml:space="preserve"> </w:t>
      </w:r>
      <w:r w:rsidRPr="00844FA1">
        <w:rPr>
          <w:rFonts w:cs="B Nazanin" w:hint="cs"/>
          <w:sz w:val="28"/>
          <w:szCs w:val="28"/>
          <w:rtl/>
          <w:lang w:bidi="fa-IR"/>
        </w:rPr>
        <w:t xml:space="preserve">با نوع </w:t>
      </w:r>
      <w:r w:rsidRPr="00844FA1">
        <w:rPr>
          <w:rFonts w:cs="B Nazanin"/>
          <w:sz w:val="28"/>
          <w:szCs w:val="28"/>
          <w:rtl/>
          <w:lang w:bidi="fa-IR"/>
        </w:rPr>
        <w:t>دلخواه</w:t>
      </w:r>
      <w:r w:rsidRPr="00844FA1">
        <w:rPr>
          <w:rFonts w:cs="B Nazanin" w:hint="cs"/>
          <w:sz w:val="28"/>
          <w:szCs w:val="28"/>
          <w:rtl/>
          <w:lang w:bidi="fa-IR"/>
        </w:rPr>
        <w:t xml:space="preserve"> را</w:t>
      </w:r>
      <w:r w:rsidRPr="00844FA1">
        <w:rPr>
          <w:rFonts w:cs="B Nazanin"/>
          <w:sz w:val="28"/>
          <w:szCs w:val="28"/>
          <w:rtl/>
          <w:lang w:bidi="fa-IR"/>
        </w:rPr>
        <w:t xml:space="preserve"> کنترل کند.</w:t>
      </w:r>
      <w:r w:rsidRPr="00844FA1">
        <w:rPr>
          <w:rFonts w:cs="B Nazanin" w:hint="cs"/>
          <w:sz w:val="28"/>
          <w:szCs w:val="28"/>
          <w:rtl/>
          <w:lang w:bidi="fa-IR"/>
        </w:rPr>
        <w:t xml:space="preserve"> </w:t>
      </w:r>
      <w:r w:rsidRPr="00844FA1">
        <w:rPr>
          <w:rFonts w:cs="B Nazanin"/>
          <w:sz w:val="28"/>
          <w:szCs w:val="28"/>
          <w:rtl/>
          <w:lang w:bidi="fa-IR"/>
        </w:rPr>
        <w:t xml:space="preserve">پس از آن ، ما از توجه به خود </w:t>
      </w:r>
      <w:r>
        <w:rPr>
          <w:rFonts w:cs="B Nazanin"/>
          <w:sz w:val="28"/>
          <w:szCs w:val="28"/>
          <w:lang w:bidi="fa-IR"/>
        </w:rPr>
        <w:t>(</w:t>
      </w:r>
      <w:r w:rsidR="002C2868" w:rsidRPr="00844FA1">
        <w:rPr>
          <w:rFonts w:cs="B Nazanin"/>
          <w:sz w:val="28"/>
          <w:szCs w:val="28"/>
          <w:lang w:bidi="fa-IR"/>
        </w:rPr>
        <w:t>self-attention</w:t>
      </w:r>
      <w:r>
        <w:rPr>
          <w:rFonts w:cs="B Nazanin"/>
          <w:sz w:val="28"/>
          <w:szCs w:val="28"/>
          <w:lang w:bidi="fa-IR"/>
        </w:rPr>
        <w:t>)</w:t>
      </w:r>
      <w:r w:rsidRPr="00844FA1">
        <w:rPr>
          <w:rFonts w:cs="B Nazanin" w:hint="cs"/>
          <w:sz w:val="28"/>
          <w:szCs w:val="28"/>
          <w:rtl/>
          <w:lang w:bidi="fa-IR"/>
        </w:rPr>
        <w:t xml:space="preserve"> </w:t>
      </w:r>
      <w:r w:rsidRPr="00844FA1">
        <w:rPr>
          <w:rFonts w:cs="B Nazanin"/>
          <w:sz w:val="28"/>
          <w:szCs w:val="28"/>
          <w:rtl/>
          <w:lang w:bidi="fa-IR"/>
        </w:rPr>
        <w:t>استفاده م</w:t>
      </w:r>
      <w:r w:rsidRPr="00844FA1">
        <w:rPr>
          <w:rFonts w:cs="B Nazanin" w:hint="cs"/>
          <w:sz w:val="28"/>
          <w:szCs w:val="28"/>
          <w:rtl/>
          <w:lang w:bidi="fa-IR"/>
        </w:rPr>
        <w:t>ی‌</w:t>
      </w:r>
      <w:r w:rsidRPr="00844FA1">
        <w:rPr>
          <w:rFonts w:cs="B Nazanin"/>
          <w:sz w:val="28"/>
          <w:szCs w:val="28"/>
          <w:rtl/>
          <w:lang w:bidi="fa-IR"/>
        </w:rPr>
        <w:t>کن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 xml:space="preserve"> تا وزن ب</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انواع </w:t>
      </w:r>
      <w:r w:rsidR="003C2EC8">
        <w:rPr>
          <w:rFonts w:cs="B Nazanin" w:hint="cs"/>
          <w:sz w:val="28"/>
          <w:szCs w:val="28"/>
          <w:rtl/>
          <w:lang w:bidi="fa-IR"/>
        </w:rPr>
        <w:t>گره‌ها</w:t>
      </w:r>
      <w:r w:rsidR="003C2EC8" w:rsidRPr="00844FA1">
        <w:rPr>
          <w:rFonts w:cs="B Nazanin" w:hint="cs"/>
          <w:sz w:val="28"/>
          <w:szCs w:val="28"/>
          <w:rtl/>
          <w:lang w:bidi="fa-IR"/>
        </w:rPr>
        <w:t xml:space="preserve"> </w:t>
      </w:r>
      <w:r w:rsidRPr="00844FA1">
        <w:rPr>
          <w:rFonts w:cs="B Nazanin"/>
          <w:sz w:val="28"/>
          <w:szCs w:val="28"/>
          <w:rtl/>
          <w:lang w:bidi="fa-IR"/>
        </w:rPr>
        <w:t xml:space="preserve">را </w:t>
      </w:r>
      <w:r w:rsidRPr="00844FA1">
        <w:rPr>
          <w:rFonts w:cs="B Nazanin" w:hint="cs"/>
          <w:sz w:val="28"/>
          <w:szCs w:val="28"/>
          <w:rtl/>
          <w:lang w:bidi="fa-IR"/>
        </w:rPr>
        <w:t>ی</w:t>
      </w:r>
      <w:r w:rsidRPr="00844FA1">
        <w:rPr>
          <w:rFonts w:cs="B Nazanin" w:hint="eastAsia"/>
          <w:sz w:val="28"/>
          <w:szCs w:val="28"/>
          <w:rtl/>
          <w:lang w:bidi="fa-IR"/>
        </w:rPr>
        <w:t>اد</w:t>
      </w:r>
      <w:r w:rsidRPr="00844FA1">
        <w:rPr>
          <w:rFonts w:cs="B Nazanin"/>
          <w:sz w:val="28"/>
          <w:szCs w:val="28"/>
          <w:rtl/>
          <w:lang w:bidi="fa-IR"/>
        </w:rPr>
        <w:t xml:space="preserve"> بگ</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w:t>
      </w:r>
      <w:r w:rsidRPr="00844FA1">
        <w:rPr>
          <w:rFonts w:cs="B Nazanin" w:hint="cs"/>
          <w:sz w:val="28"/>
          <w:szCs w:val="28"/>
          <w:rtl/>
          <w:lang w:bidi="fa-IR"/>
        </w:rPr>
        <w:t xml:space="preserve"> اگر</w:t>
      </w:r>
      <w:r w:rsidRPr="00844FA1">
        <w:rPr>
          <w:rFonts w:cs="B Nazanin"/>
          <w:sz w:val="28"/>
          <w:szCs w:val="28"/>
          <w:rtl/>
          <w:lang w:bidi="fa-IR"/>
        </w:rPr>
        <w:t xml:space="preserve"> جفت </w:t>
      </w:r>
      <w:r w:rsidR="003C2EC8">
        <w:rPr>
          <w:rFonts w:cs="B Nazanin" w:hint="cs"/>
          <w:sz w:val="28"/>
          <w:szCs w:val="28"/>
          <w:rtl/>
          <w:lang w:bidi="fa-IR"/>
        </w:rPr>
        <w:t>گره</w:t>
      </w:r>
      <w:r w:rsidR="003C2EC8" w:rsidRPr="00844FA1">
        <w:rPr>
          <w:rFonts w:cs="B Nazanin" w:hint="cs"/>
          <w:sz w:val="28"/>
          <w:szCs w:val="28"/>
          <w:rtl/>
          <w:lang w:bidi="fa-IR"/>
        </w:rPr>
        <w:t xml:space="preserve"> </w:t>
      </w:r>
      <w:r w:rsidRPr="00844FA1">
        <w:rPr>
          <w:rFonts w:cs="B Nazanin"/>
          <w:sz w:val="28"/>
          <w:szCs w:val="28"/>
          <w:rtl/>
          <w:lang w:bidi="fa-IR"/>
        </w:rPr>
        <w:t>(</w:t>
      </w:r>
      <w:r w:rsidRPr="00844FA1">
        <w:rPr>
          <w:rFonts w:ascii="Cambria Math" w:hAnsi="Cambria Math" w:cs="B Nazanin"/>
          <w:sz w:val="28"/>
          <w:szCs w:val="28"/>
          <w:lang w:bidi="fa-IR"/>
        </w:rPr>
        <w:t>𝑖</w:t>
      </w:r>
      <w:r w:rsidRPr="00844FA1">
        <w:rPr>
          <w:rFonts w:cs="B Nazanin"/>
          <w:sz w:val="28"/>
          <w:szCs w:val="28"/>
          <w:lang w:bidi="fa-IR"/>
        </w:rPr>
        <w:t xml:space="preserve">, </w:t>
      </w:r>
      <w:r w:rsidRPr="00844FA1">
        <w:rPr>
          <w:rFonts w:ascii="Cambria Math" w:hAnsi="Cambria Math" w:cs="B Nazanin"/>
          <w:sz w:val="28"/>
          <w:szCs w:val="28"/>
          <w:lang w:bidi="fa-IR"/>
        </w:rPr>
        <w:t>𝑗</w:t>
      </w:r>
      <w:r w:rsidRPr="00844FA1">
        <w:rPr>
          <w:rFonts w:cs="B Nazanin"/>
          <w:sz w:val="28"/>
          <w:szCs w:val="28"/>
          <w:rtl/>
          <w:lang w:bidi="fa-IR"/>
        </w:rPr>
        <w:t xml:space="preserve"> ) که از طر</w:t>
      </w:r>
      <w:r w:rsidRPr="00844FA1">
        <w:rPr>
          <w:rFonts w:cs="B Nazanin" w:hint="cs"/>
          <w:sz w:val="28"/>
          <w:szCs w:val="28"/>
          <w:rtl/>
          <w:lang w:bidi="fa-IR"/>
        </w:rPr>
        <w:t>ی</w:t>
      </w:r>
      <w:r w:rsidRPr="00844FA1">
        <w:rPr>
          <w:rFonts w:cs="B Nazanin" w:hint="eastAsia"/>
          <w:sz w:val="28"/>
          <w:szCs w:val="28"/>
          <w:rtl/>
          <w:lang w:bidi="fa-IR"/>
        </w:rPr>
        <w:t>ق</w:t>
      </w:r>
      <w:r w:rsidRPr="00844FA1">
        <w:rPr>
          <w:rFonts w:cs="B Nazanin"/>
          <w:sz w:val="28"/>
          <w:szCs w:val="28"/>
          <w:rtl/>
          <w:lang w:bidi="fa-IR"/>
        </w:rPr>
        <w:t xml:space="preserve">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sidRPr="00844FA1">
        <w:rPr>
          <w:rFonts w:cs="B Nazanin"/>
          <w:sz w:val="28"/>
          <w:szCs w:val="28"/>
          <w:lang w:bidi="fa-IR"/>
        </w:rPr>
        <w:t>Φ</w:t>
      </w:r>
      <w:r w:rsidRPr="00844FA1">
        <w:rPr>
          <w:rFonts w:cs="B Nazanin"/>
          <w:sz w:val="28"/>
          <w:szCs w:val="28"/>
          <w:rtl/>
          <w:lang w:bidi="fa-IR"/>
        </w:rPr>
        <w:t xml:space="preserve"> به هم </w:t>
      </w:r>
      <w:r w:rsidRPr="00844FA1">
        <w:rPr>
          <w:rFonts w:cs="B Nazanin" w:hint="cs"/>
          <w:sz w:val="28"/>
          <w:szCs w:val="28"/>
          <w:rtl/>
          <w:lang w:bidi="fa-IR"/>
        </w:rPr>
        <w:t>وصل هستند را داشته‌باشیم</w:t>
      </w:r>
      <w:r w:rsidRPr="00844FA1">
        <w:rPr>
          <w:rFonts w:cs="B Nazanin"/>
          <w:sz w:val="28"/>
          <w:szCs w:val="28"/>
          <w:rtl/>
          <w:lang w:bidi="fa-IR"/>
        </w:rPr>
        <w:t xml:space="preserve"> ، توجه</w:t>
      </w:r>
      <w:r w:rsidRPr="00844FA1">
        <w:rPr>
          <w:rFonts w:cs="B Nazanin" w:hint="cs"/>
          <w:sz w:val="28"/>
          <w:szCs w:val="28"/>
          <w:rtl/>
          <w:lang w:bidi="fa-IR"/>
        </w:rPr>
        <w:t xml:space="preserve"> در</w:t>
      </w:r>
      <w:r w:rsidRPr="00844FA1">
        <w:rPr>
          <w:rFonts w:cs="B Nazanin"/>
          <w:sz w:val="28"/>
          <w:szCs w:val="28"/>
          <w:rtl/>
          <w:lang w:bidi="fa-IR"/>
        </w:rPr>
        <w:t xml:space="preserve"> سطح </w:t>
      </w:r>
      <w:r w:rsidR="003C2EC8">
        <w:rPr>
          <w:rFonts w:cs="B Nazanin" w:hint="cs"/>
          <w:sz w:val="28"/>
          <w:szCs w:val="28"/>
          <w:rtl/>
          <w:lang w:bidi="fa-IR"/>
        </w:rPr>
        <w:t>گره</w:t>
      </w:r>
      <w:r w:rsidR="003C2EC8" w:rsidRPr="00844FA1">
        <w:rPr>
          <w:rFonts w:cs="B Nazanin" w:hint="cs"/>
          <w:sz w:val="28"/>
          <w:szCs w:val="28"/>
          <w:rtl/>
          <w:lang w:bidi="fa-IR"/>
        </w:rPr>
        <w:t xml:space="preserve"> </w:t>
      </w:r>
      <m:oMath>
        <m:sSubSup>
          <m:sSubSupPr>
            <m:ctrlPr>
              <w:rPr>
                <w:rFonts w:ascii="Cambria Math" w:hAnsi="Cambria Math" w:cs="B Nazanin"/>
                <w:i/>
                <w:sz w:val="28"/>
                <w:szCs w:val="28"/>
                <w:lang w:bidi="fa-IR"/>
              </w:rPr>
            </m:ctrlPr>
          </m:sSubSupPr>
          <m:e>
            <m:r>
              <m:rPr>
                <m:sty m:val="p"/>
              </m:rPr>
              <w:rPr>
                <w:rFonts w:ascii="Cambria Math" w:hAnsi="Cambria Math" w:cs="B Nazanin"/>
                <w:sz w:val="28"/>
                <w:szCs w:val="28"/>
                <w:lang w:bidi="fa-IR"/>
              </w:rPr>
              <m:t>e</m:t>
            </m:r>
          </m:e>
          <m:sub>
            <m:r>
              <m:rPr>
                <m:sty m:val="p"/>
              </m:rPr>
              <w:rPr>
                <w:rFonts w:ascii="Cambria Math" w:hAnsi="Cambria Math" w:cs="B Nazanin"/>
                <w:sz w:val="28"/>
                <w:szCs w:val="28"/>
                <w:vertAlign w:val="subscript"/>
                <w:lang w:bidi="fa-IR"/>
              </w:rPr>
              <m:t>ij</m:t>
            </m:r>
          </m:sub>
          <m:sup>
            <m:r>
              <m:rPr>
                <m:sty m:val="p"/>
              </m:rPr>
              <w:rPr>
                <w:rFonts w:ascii="Cambria Math" w:hAnsi="Cambria Math" w:cs="B Nazanin"/>
                <w:sz w:val="28"/>
                <w:szCs w:val="28"/>
                <w:vertAlign w:val="superscript"/>
                <w:lang w:bidi="fa-IR"/>
              </w:rPr>
              <m:t>Φ</m:t>
            </m:r>
          </m:sup>
        </m:sSubSup>
      </m:oMath>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 xml:space="preserve"> تواند 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w:t>
      </w:r>
      <m:oMath>
        <m:sSubSup>
          <m:sSubSupPr>
            <m:ctrlPr>
              <w:rPr>
                <w:rFonts w:ascii="Cambria Math" w:hAnsi="Cambria Math" w:cstheme="minorHAnsi"/>
                <w:i/>
                <w:sz w:val="28"/>
                <w:szCs w:val="28"/>
                <w:lang w:bidi="fa-IR"/>
              </w:rPr>
            </m:ctrlPr>
          </m:sSubSupPr>
          <m:e>
            <m:r>
              <m:rPr>
                <m:sty m:val="p"/>
              </m:rPr>
              <w:rPr>
                <w:rFonts w:ascii="Cambria Math" w:hAnsi="Cambria Math" w:cstheme="minorHAnsi"/>
                <w:sz w:val="28"/>
                <w:szCs w:val="28"/>
                <w:lang w:bidi="fa-IR"/>
              </w:rPr>
              <m:t>e</m:t>
            </m:r>
          </m:e>
          <m:sub>
            <m:r>
              <m:rPr>
                <m:sty m:val="p"/>
              </m:rPr>
              <w:rPr>
                <w:rFonts w:ascii="Cambria Math" w:hAnsi="Cambria Math" w:cstheme="minorHAnsi"/>
                <w:sz w:val="28"/>
                <w:szCs w:val="28"/>
                <w:vertAlign w:val="subscript"/>
                <w:lang w:bidi="fa-IR"/>
              </w:rPr>
              <m:t>ij</m:t>
            </m:r>
          </m:sub>
          <m:sup>
            <m:r>
              <m:rPr>
                <m:sty m:val="p"/>
              </m:rPr>
              <w:rPr>
                <w:rFonts w:ascii="Cambria Math" w:hAnsi="Cambria Math" w:cstheme="minorHAnsi"/>
                <w:sz w:val="28"/>
                <w:szCs w:val="28"/>
                <w:vertAlign w:val="superscript"/>
                <w:lang w:bidi="fa-IR"/>
              </w:rPr>
              <m:t>Φ</m:t>
            </m:r>
          </m:sup>
        </m:sSubSup>
      </m:oMath>
      <w:r w:rsidRPr="00844FA1">
        <w:rPr>
          <w:rFonts w:cs="B Nazanin"/>
          <w:sz w:val="28"/>
          <w:szCs w:val="28"/>
          <w:rtl/>
          <w:lang w:bidi="fa-IR"/>
        </w:rPr>
        <w:t xml:space="preserve"> را ب</w:t>
      </w:r>
      <w:r w:rsidRPr="00844FA1">
        <w:rPr>
          <w:rFonts w:cs="B Nazanin" w:hint="cs"/>
          <w:sz w:val="28"/>
          <w:szCs w:val="28"/>
          <w:rtl/>
          <w:lang w:bidi="fa-IR"/>
        </w:rPr>
        <w:t>ی</w:t>
      </w:r>
      <w:r w:rsidRPr="00844FA1">
        <w:rPr>
          <w:rFonts w:cs="B Nazanin" w:hint="eastAsia"/>
          <w:sz w:val="28"/>
          <w:szCs w:val="28"/>
          <w:rtl/>
          <w:lang w:bidi="fa-IR"/>
        </w:rPr>
        <w:t>اموزد</w:t>
      </w:r>
      <w:r w:rsidRPr="00844FA1">
        <w:rPr>
          <w:rFonts w:cs="B Nazanin"/>
          <w:sz w:val="28"/>
          <w:szCs w:val="28"/>
          <w:rtl/>
          <w:lang w:bidi="fa-IR"/>
        </w:rPr>
        <w:t xml:space="preserve"> ، ا</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ب</w:t>
      </w:r>
      <w:r w:rsidRPr="00844FA1">
        <w:rPr>
          <w:rFonts w:cs="B Nazanin" w:hint="cs"/>
          <w:sz w:val="28"/>
          <w:szCs w:val="28"/>
          <w:rtl/>
          <w:lang w:bidi="fa-IR"/>
        </w:rPr>
        <w:t>ه این</w:t>
      </w:r>
      <w:r w:rsidRPr="00844FA1">
        <w:rPr>
          <w:rFonts w:cs="B Nazanin"/>
          <w:sz w:val="28"/>
          <w:szCs w:val="28"/>
          <w:rtl/>
          <w:lang w:bidi="fa-IR"/>
        </w:rPr>
        <w:t xml:space="preserve"> معن</w:t>
      </w:r>
      <w:r w:rsidRPr="00844FA1">
        <w:rPr>
          <w:rFonts w:cs="B Nazanin" w:hint="cs"/>
          <w:sz w:val="28"/>
          <w:szCs w:val="28"/>
          <w:rtl/>
          <w:lang w:bidi="fa-IR"/>
        </w:rPr>
        <w:t>ی</w:t>
      </w:r>
      <w:r w:rsidRPr="00844FA1">
        <w:rPr>
          <w:rFonts w:cs="B Nazanin"/>
          <w:sz w:val="28"/>
          <w:szCs w:val="28"/>
          <w:rtl/>
          <w:lang w:bidi="fa-IR"/>
        </w:rPr>
        <w:t xml:space="preserve"> است که </w:t>
      </w:r>
      <w:r w:rsidR="003C2EC8">
        <w:rPr>
          <w:rFonts w:cs="B Nazanin" w:hint="cs"/>
          <w:sz w:val="28"/>
          <w:szCs w:val="28"/>
          <w:rtl/>
          <w:lang w:bidi="fa-IR"/>
        </w:rPr>
        <w:t>گره</w:t>
      </w:r>
      <w:r w:rsidR="003C2EC8" w:rsidRPr="00844FA1">
        <w:rPr>
          <w:rFonts w:cs="B Nazanin" w:hint="cs"/>
          <w:sz w:val="28"/>
          <w:szCs w:val="28"/>
          <w:rtl/>
          <w:lang w:bidi="fa-IR"/>
        </w:rPr>
        <w:t xml:space="preserve"> </w:t>
      </w:r>
      <w:r w:rsidRPr="00844FA1">
        <w:rPr>
          <w:rFonts w:cs="B Nazanin"/>
          <w:sz w:val="28"/>
          <w:szCs w:val="28"/>
          <w:lang w:bidi="fa-IR"/>
        </w:rPr>
        <w:t>j</w:t>
      </w:r>
      <w:r w:rsidRPr="00844FA1">
        <w:rPr>
          <w:rFonts w:cs="B Nazanin"/>
          <w:sz w:val="28"/>
          <w:szCs w:val="28"/>
          <w:rtl/>
          <w:lang w:bidi="fa-IR"/>
        </w:rPr>
        <w:t xml:space="preserve"> برا</w:t>
      </w:r>
      <w:r w:rsidRPr="00844FA1">
        <w:rPr>
          <w:rFonts w:cs="B Nazanin" w:hint="cs"/>
          <w:sz w:val="28"/>
          <w:szCs w:val="28"/>
          <w:rtl/>
          <w:lang w:bidi="fa-IR"/>
        </w:rPr>
        <w:t>ی</w:t>
      </w:r>
      <w:r w:rsidRPr="00844FA1">
        <w:rPr>
          <w:rFonts w:cs="B Nazanin"/>
          <w:sz w:val="28"/>
          <w:szCs w:val="28"/>
          <w:rtl/>
          <w:lang w:bidi="fa-IR"/>
        </w:rPr>
        <w:t xml:space="preserve"> </w:t>
      </w:r>
      <w:r w:rsidR="003C2EC8">
        <w:rPr>
          <w:rFonts w:cs="B Nazanin" w:hint="cs"/>
          <w:sz w:val="28"/>
          <w:szCs w:val="28"/>
          <w:rtl/>
          <w:lang w:bidi="fa-IR"/>
        </w:rPr>
        <w:t>گره</w:t>
      </w:r>
      <w:r w:rsidR="003C2EC8" w:rsidRPr="00844FA1">
        <w:rPr>
          <w:rFonts w:cs="B Nazanin" w:hint="cs"/>
          <w:sz w:val="28"/>
          <w:szCs w:val="28"/>
          <w:rtl/>
          <w:lang w:bidi="fa-IR"/>
        </w:rPr>
        <w:t xml:space="preserve"> </w:t>
      </w:r>
      <w:proofErr w:type="spellStart"/>
      <w:r w:rsidRPr="00844FA1">
        <w:rPr>
          <w:rFonts w:cs="B Nazanin"/>
          <w:sz w:val="28"/>
          <w:szCs w:val="28"/>
          <w:lang w:bidi="fa-IR"/>
        </w:rPr>
        <w:t>i</w:t>
      </w:r>
      <w:proofErr w:type="spellEnd"/>
      <w:r w:rsidRPr="00844FA1">
        <w:rPr>
          <w:rFonts w:cs="B Nazanin"/>
          <w:sz w:val="28"/>
          <w:szCs w:val="28"/>
          <w:rtl/>
          <w:lang w:bidi="fa-IR"/>
        </w:rPr>
        <w:t xml:space="preserve"> چقدر مهم خواهد بود.</w:t>
      </w:r>
      <w:r w:rsidRPr="00844FA1">
        <w:rPr>
          <w:rFonts w:cs="B Nazanin" w:hint="cs"/>
          <w:sz w:val="28"/>
          <w:szCs w:val="28"/>
          <w:rtl/>
          <w:lang w:bidi="fa-IR"/>
        </w:rPr>
        <w:t xml:space="preserve"> </w:t>
      </w:r>
      <w:r w:rsidRPr="00844FA1">
        <w:rPr>
          <w:rFonts w:cs="B Nazanin"/>
          <w:sz w:val="28"/>
          <w:szCs w:val="28"/>
          <w:rtl/>
          <w:lang w:bidi="fa-IR"/>
        </w:rPr>
        <w:t>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جفت </w:t>
      </w:r>
      <w:r w:rsidR="003C2EC8">
        <w:rPr>
          <w:rFonts w:cs="B Nazanin" w:hint="cs"/>
          <w:sz w:val="28"/>
          <w:szCs w:val="28"/>
          <w:rtl/>
          <w:lang w:bidi="fa-IR"/>
        </w:rPr>
        <w:t>گره</w:t>
      </w:r>
      <w:r w:rsidR="003C2EC8" w:rsidRPr="00844FA1">
        <w:rPr>
          <w:rFonts w:cs="B Nazanin" w:hint="cs"/>
          <w:sz w:val="28"/>
          <w:szCs w:val="28"/>
          <w:rtl/>
          <w:lang w:bidi="fa-IR"/>
        </w:rPr>
        <w:t xml:space="preserve"> </w:t>
      </w:r>
      <w:r w:rsidRPr="00844FA1">
        <w:rPr>
          <w:rFonts w:cs="B Nazanin"/>
          <w:sz w:val="28"/>
          <w:szCs w:val="28"/>
          <w:rtl/>
          <w:lang w:bidi="fa-IR"/>
        </w:rPr>
        <w:t>(</w:t>
      </w:r>
      <w:r w:rsidRPr="00844FA1">
        <w:rPr>
          <w:rFonts w:ascii="Cambria Math" w:hAnsi="Cambria Math" w:cs="B Nazanin"/>
          <w:sz w:val="28"/>
          <w:szCs w:val="28"/>
          <w:lang w:bidi="fa-IR"/>
        </w:rPr>
        <w:t>𝑖</w:t>
      </w:r>
      <w:r w:rsidRPr="00844FA1">
        <w:rPr>
          <w:rFonts w:cs="B Nazanin"/>
          <w:sz w:val="28"/>
          <w:szCs w:val="28"/>
          <w:lang w:bidi="fa-IR"/>
        </w:rPr>
        <w:t xml:space="preserve">, </w:t>
      </w:r>
      <w:r w:rsidRPr="00844FA1">
        <w:rPr>
          <w:rFonts w:ascii="Cambria Math" w:hAnsi="Cambria Math" w:cs="B Nazanin"/>
          <w:sz w:val="28"/>
          <w:szCs w:val="28"/>
          <w:lang w:bidi="fa-IR"/>
        </w:rPr>
        <w:t>𝑗</w:t>
      </w:r>
      <w:r w:rsidRPr="00844FA1">
        <w:rPr>
          <w:rFonts w:cs="B Nazanin"/>
          <w:sz w:val="28"/>
          <w:szCs w:val="28"/>
          <w:rtl/>
          <w:lang w:bidi="fa-IR"/>
        </w:rPr>
        <w:t xml:space="preserve"> )</w:t>
      </w:r>
      <w:r w:rsidRPr="00844FA1">
        <w:rPr>
          <w:rFonts w:cs="B Nazanin" w:hint="cs"/>
          <w:sz w:val="28"/>
          <w:szCs w:val="28"/>
          <w:rtl/>
          <w:lang w:bidi="fa-IR"/>
        </w:rPr>
        <w:t xml:space="preserve"> </w:t>
      </w:r>
      <w:r w:rsidRPr="00844FA1">
        <w:rPr>
          <w:rFonts w:cs="B Nazanin"/>
          <w:sz w:val="28"/>
          <w:szCs w:val="28"/>
          <w:rtl/>
          <w:lang w:bidi="fa-IR"/>
        </w:rPr>
        <w:t>مبتن</w:t>
      </w:r>
      <w:r w:rsidRPr="00844FA1">
        <w:rPr>
          <w:rFonts w:cs="B Nazanin" w:hint="cs"/>
          <w:sz w:val="28"/>
          <w:szCs w:val="28"/>
          <w:rtl/>
          <w:lang w:bidi="fa-IR"/>
        </w:rPr>
        <w:t>ی</w:t>
      </w:r>
      <w:r w:rsidRPr="00844FA1">
        <w:rPr>
          <w:rFonts w:cs="B Nazanin"/>
          <w:sz w:val="28"/>
          <w:szCs w:val="28"/>
          <w:rtl/>
          <w:lang w:bidi="fa-IR"/>
        </w:rPr>
        <w:t xml:space="preserve"> بر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را م</w:t>
      </w:r>
      <w:r w:rsidRPr="00844FA1">
        <w:rPr>
          <w:rFonts w:cs="B Nazanin" w:hint="cs"/>
          <w:sz w:val="28"/>
          <w:szCs w:val="28"/>
          <w:rtl/>
          <w:lang w:bidi="fa-IR"/>
        </w:rPr>
        <w:t>ی‌</w:t>
      </w:r>
      <w:r w:rsidRPr="00844FA1">
        <w:rPr>
          <w:rFonts w:cs="B Nazanin"/>
          <w:sz w:val="28"/>
          <w:szCs w:val="28"/>
          <w:rtl/>
          <w:lang w:bidi="fa-IR"/>
        </w:rPr>
        <w:t>توان به صورت ز</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فرموله کرد:</w:t>
      </w:r>
    </w:p>
    <w:p w14:paraId="1EEA0439" w14:textId="2A8CFFFB" w:rsidR="007D7270" w:rsidRDefault="003C2EC8" w:rsidP="005E33D4">
      <w:pPr>
        <w:jc w:val="center"/>
        <w:rPr>
          <w:rFonts w:ascii="Cambria Math" w:hAnsi="Cambria Math" w:cs="B Nazanin"/>
          <w:sz w:val="28"/>
          <w:szCs w:val="28"/>
          <w:rtl/>
          <w:lang w:bidi="fa-IR"/>
        </w:rPr>
      </w:pPr>
      <w:r w:rsidRPr="00844FA1">
        <w:rPr>
          <w:rFonts w:cs="B Nazanin"/>
          <w:noProof/>
          <w:sz w:val="28"/>
          <w:szCs w:val="28"/>
          <w:lang w:bidi="fa-IR"/>
        </w:rPr>
        <w:drawing>
          <wp:inline distT="0" distB="0" distL="0" distR="0" wp14:anchorId="74281CB7" wp14:editId="41E28820">
            <wp:extent cx="1514686" cy="27626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4686" cy="276264"/>
                    </a:xfrm>
                    <a:prstGeom prst="rect">
                      <a:avLst/>
                    </a:prstGeom>
                  </pic:spPr>
                </pic:pic>
              </a:graphicData>
            </a:graphic>
          </wp:inline>
        </w:drawing>
      </w:r>
    </w:p>
    <w:p w14:paraId="07329F4E" w14:textId="05D3DD11" w:rsidR="003C2EC8" w:rsidRDefault="003C2EC8" w:rsidP="00B4535B">
      <w:pPr>
        <w:bidi/>
        <w:jc w:val="both"/>
        <w:rPr>
          <w:rFonts w:cs="B Nazanin"/>
          <w:sz w:val="28"/>
          <w:szCs w:val="28"/>
          <w:rtl/>
          <w:lang w:bidi="fa-IR"/>
        </w:rPr>
      </w:pPr>
      <w:r w:rsidRPr="00844FA1">
        <w:rPr>
          <w:rFonts w:cs="B Nazanin"/>
          <w:sz w:val="28"/>
          <w:szCs w:val="28"/>
          <w:rtl/>
          <w:lang w:bidi="fa-IR"/>
        </w:rPr>
        <w:t>در ا</w:t>
      </w:r>
      <w:r w:rsidRPr="00844FA1">
        <w:rPr>
          <w:rFonts w:cs="B Nazanin" w:hint="cs"/>
          <w:sz w:val="28"/>
          <w:szCs w:val="28"/>
          <w:rtl/>
          <w:lang w:bidi="fa-IR"/>
        </w:rPr>
        <w:t>ی</w:t>
      </w:r>
      <w:r w:rsidRPr="00844FA1">
        <w:rPr>
          <w:rFonts w:cs="B Nazanin" w:hint="eastAsia"/>
          <w:sz w:val="28"/>
          <w:szCs w:val="28"/>
          <w:rtl/>
          <w:lang w:bidi="fa-IR"/>
        </w:rPr>
        <w:t>نجا</w:t>
      </w:r>
      <w:r w:rsidRPr="00844FA1">
        <w:rPr>
          <w:rFonts w:cs="B Nazanin"/>
          <w:sz w:val="28"/>
          <w:szCs w:val="28"/>
          <w:rtl/>
          <w:lang w:bidi="fa-IR"/>
        </w:rPr>
        <w:t xml:space="preserve"> </w:t>
      </w:r>
      <w:r w:rsidRPr="00844FA1">
        <w:rPr>
          <w:rFonts w:ascii="Cambria Math" w:hAnsi="Cambria Math" w:cs="B Nazanin"/>
          <w:sz w:val="28"/>
          <w:szCs w:val="28"/>
          <w:lang w:bidi="fa-IR"/>
        </w:rPr>
        <w:t>𝑎𝑡𝑡</w:t>
      </w:r>
      <w:r w:rsidRPr="00BC2B84">
        <w:rPr>
          <w:rFonts w:ascii="Cambria Math" w:hAnsi="Cambria Math" w:cs="B Nazanin"/>
          <w:sz w:val="28"/>
          <w:szCs w:val="28"/>
          <w:vertAlign w:val="subscript"/>
          <w:lang w:bidi="fa-IR"/>
        </w:rPr>
        <w:t>𝑛𝑜𝑑𝑒</w:t>
      </w:r>
      <w:r w:rsidRPr="00844FA1">
        <w:rPr>
          <w:rFonts w:cs="B Nazanin"/>
          <w:sz w:val="28"/>
          <w:szCs w:val="28"/>
          <w:rtl/>
          <w:lang w:bidi="fa-IR"/>
        </w:rPr>
        <w:t xml:space="preserve"> نشان دهنده شبکه</w:t>
      </w:r>
      <w:r w:rsidRPr="00844FA1">
        <w:rPr>
          <w:rFonts w:cs="B Nazanin" w:hint="cs"/>
          <w:sz w:val="28"/>
          <w:szCs w:val="28"/>
          <w:rtl/>
          <w:lang w:bidi="fa-IR"/>
        </w:rPr>
        <w:t>‌ی</w:t>
      </w:r>
      <w:r w:rsidRPr="00844FA1">
        <w:rPr>
          <w:rFonts w:cs="B Nazanin"/>
          <w:sz w:val="28"/>
          <w:szCs w:val="28"/>
          <w:rtl/>
          <w:lang w:bidi="fa-IR"/>
        </w:rPr>
        <w:t xml:space="preserve"> عصب</w:t>
      </w:r>
      <w:r w:rsidRPr="00844FA1">
        <w:rPr>
          <w:rFonts w:cs="B Nazanin" w:hint="cs"/>
          <w:sz w:val="28"/>
          <w:szCs w:val="28"/>
          <w:rtl/>
          <w:lang w:bidi="fa-IR"/>
        </w:rPr>
        <w:t>ی</w:t>
      </w:r>
      <w:r w:rsidRPr="00844FA1">
        <w:rPr>
          <w:rFonts w:cs="B Nazanin"/>
          <w:sz w:val="28"/>
          <w:szCs w:val="28"/>
          <w:rtl/>
          <w:lang w:bidi="fa-IR"/>
        </w:rPr>
        <w:t xml:space="preserve"> عم</w:t>
      </w:r>
      <w:r w:rsidRPr="00844FA1">
        <w:rPr>
          <w:rFonts w:cs="B Nazanin" w:hint="cs"/>
          <w:sz w:val="28"/>
          <w:szCs w:val="28"/>
          <w:rtl/>
          <w:lang w:bidi="fa-IR"/>
        </w:rPr>
        <w:t>ی</w:t>
      </w:r>
      <w:r w:rsidRPr="00844FA1">
        <w:rPr>
          <w:rFonts w:cs="B Nazanin" w:hint="eastAsia"/>
          <w:sz w:val="28"/>
          <w:szCs w:val="28"/>
          <w:rtl/>
          <w:lang w:bidi="fa-IR"/>
        </w:rPr>
        <w:t>ق</w:t>
      </w:r>
      <w:r w:rsidRPr="00844FA1">
        <w:rPr>
          <w:rFonts w:cs="B Nazanin" w:hint="cs"/>
          <w:sz w:val="28"/>
          <w:szCs w:val="28"/>
          <w:rtl/>
          <w:lang w:bidi="fa-IR"/>
        </w:rPr>
        <w:t>ی</w:t>
      </w:r>
      <w:r w:rsidRPr="00844FA1">
        <w:rPr>
          <w:rFonts w:cs="B Nazanin"/>
          <w:sz w:val="28"/>
          <w:szCs w:val="28"/>
          <w:rtl/>
          <w:lang w:bidi="fa-IR"/>
        </w:rPr>
        <w:t xml:space="preserve"> است که توجه</w:t>
      </w:r>
      <w:r w:rsidRPr="00844FA1">
        <w:rPr>
          <w:rFonts w:cs="B Nazanin" w:hint="cs"/>
          <w:sz w:val="28"/>
          <w:szCs w:val="28"/>
          <w:rtl/>
          <w:lang w:bidi="fa-IR"/>
        </w:rPr>
        <w:t xml:space="preserve"> در</w:t>
      </w:r>
      <w:r w:rsidRPr="00844FA1">
        <w:rPr>
          <w:rFonts w:cs="B Nazanin"/>
          <w:sz w:val="28"/>
          <w:szCs w:val="28"/>
          <w:rtl/>
          <w:lang w:bidi="fa-IR"/>
        </w:rPr>
        <w:t xml:space="preserve"> سطح </w:t>
      </w:r>
      <w:r>
        <w:rPr>
          <w:rFonts w:cs="B Nazanin" w:hint="cs"/>
          <w:sz w:val="28"/>
          <w:szCs w:val="28"/>
          <w:rtl/>
          <w:lang w:bidi="fa-IR"/>
        </w:rPr>
        <w:t>گره</w:t>
      </w:r>
      <w:r w:rsidRPr="00844FA1">
        <w:rPr>
          <w:rFonts w:cs="B Nazanin" w:hint="cs"/>
          <w:sz w:val="28"/>
          <w:szCs w:val="28"/>
          <w:rtl/>
          <w:lang w:bidi="fa-IR"/>
        </w:rPr>
        <w:t xml:space="preserve"> </w:t>
      </w:r>
      <w:r w:rsidRPr="00844FA1">
        <w:rPr>
          <w:rFonts w:cs="B Nazanin"/>
          <w:sz w:val="28"/>
          <w:szCs w:val="28"/>
          <w:rtl/>
          <w:lang w:bidi="fa-IR"/>
        </w:rPr>
        <w:t>را انجام م</w:t>
      </w:r>
      <w:r w:rsidRPr="00844FA1">
        <w:rPr>
          <w:rFonts w:cs="B Nazanin" w:hint="cs"/>
          <w:sz w:val="28"/>
          <w:szCs w:val="28"/>
          <w:rtl/>
          <w:lang w:bidi="fa-IR"/>
        </w:rPr>
        <w:t>ی</w:t>
      </w:r>
      <w:r w:rsidRPr="00844FA1">
        <w:rPr>
          <w:rFonts w:cs="B Nazanin"/>
          <w:sz w:val="28"/>
          <w:szCs w:val="28"/>
          <w:rtl/>
          <w:lang w:bidi="fa-IR"/>
        </w:rPr>
        <w:t xml:space="preserve"> دهد.</w:t>
      </w:r>
      <w:r w:rsidRPr="00844FA1">
        <w:rPr>
          <w:rFonts w:cs="B Nazanin" w:hint="cs"/>
          <w:sz w:val="28"/>
          <w:szCs w:val="28"/>
          <w:rtl/>
          <w:lang w:bidi="fa-IR"/>
        </w:rPr>
        <w:t xml:space="preserve"> </w:t>
      </w:r>
      <w:r w:rsidRPr="00844FA1">
        <w:rPr>
          <w:rFonts w:cs="B Nazanin"/>
          <w:sz w:val="28"/>
          <w:szCs w:val="28"/>
          <w:rtl/>
          <w:lang w:bidi="fa-IR"/>
        </w:rPr>
        <w:t xml:space="preserve">با توجه به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sidRPr="00844FA1">
        <w:rPr>
          <w:rFonts w:cs="B Nazanin"/>
          <w:sz w:val="28"/>
          <w:szCs w:val="28"/>
          <w:lang w:bidi="fa-IR"/>
        </w:rPr>
        <w:t xml:space="preserve">Φ </w:t>
      </w:r>
      <w:r w:rsidRPr="00844FA1">
        <w:rPr>
          <w:rFonts w:cs="B Nazanin"/>
          <w:sz w:val="28"/>
          <w:szCs w:val="28"/>
          <w:rtl/>
          <w:lang w:bidi="fa-IR"/>
        </w:rPr>
        <w:t xml:space="preserve">، </w:t>
      </w:r>
      <w:r w:rsidRPr="00844FA1">
        <w:rPr>
          <w:rFonts w:ascii="Cambria Math" w:hAnsi="Cambria Math" w:cs="B Nazanin"/>
          <w:sz w:val="28"/>
          <w:szCs w:val="28"/>
          <w:lang w:bidi="fa-IR"/>
        </w:rPr>
        <w:t>𝑎𝑡𝑡</w:t>
      </w:r>
      <w:r w:rsidRPr="00BC2B84">
        <w:rPr>
          <w:rFonts w:ascii="Cambria Math" w:hAnsi="Cambria Math" w:cs="B Nazanin"/>
          <w:sz w:val="28"/>
          <w:szCs w:val="28"/>
          <w:vertAlign w:val="subscript"/>
          <w:lang w:bidi="fa-IR"/>
        </w:rPr>
        <w:t>𝑛𝑜𝑑𝑒</w:t>
      </w:r>
      <w:r w:rsidRPr="00844FA1">
        <w:rPr>
          <w:rFonts w:cs="B Nazanin"/>
          <w:sz w:val="28"/>
          <w:szCs w:val="28"/>
          <w:rtl/>
          <w:lang w:bidi="fa-IR"/>
        </w:rPr>
        <w:t xml:space="preserve"> برا</w:t>
      </w:r>
      <w:r w:rsidRPr="00844FA1">
        <w:rPr>
          <w:rFonts w:cs="B Nazanin" w:hint="cs"/>
          <w:sz w:val="28"/>
          <w:szCs w:val="28"/>
          <w:rtl/>
          <w:lang w:bidi="fa-IR"/>
        </w:rPr>
        <w:t>ی</w:t>
      </w:r>
      <w:r w:rsidRPr="00844FA1">
        <w:rPr>
          <w:rFonts w:cs="B Nazanin"/>
          <w:sz w:val="28"/>
          <w:szCs w:val="28"/>
          <w:rtl/>
          <w:lang w:bidi="fa-IR"/>
        </w:rPr>
        <w:t xml:space="preserve"> همه</w:t>
      </w:r>
      <w:r w:rsidRPr="00844FA1">
        <w:rPr>
          <w:rFonts w:cs="B Nazanin" w:hint="cs"/>
          <w:sz w:val="28"/>
          <w:szCs w:val="28"/>
          <w:rtl/>
          <w:lang w:bidi="fa-IR"/>
        </w:rPr>
        <w:t>‌ی</w:t>
      </w:r>
      <w:r w:rsidRPr="00844FA1">
        <w:rPr>
          <w:rFonts w:cs="B Nazanin"/>
          <w:sz w:val="28"/>
          <w:szCs w:val="28"/>
          <w:rtl/>
          <w:lang w:bidi="fa-IR"/>
        </w:rPr>
        <w:t xml:space="preserve"> جفت </w:t>
      </w:r>
      <w:r>
        <w:rPr>
          <w:rFonts w:cs="B Nazanin" w:hint="cs"/>
          <w:sz w:val="28"/>
          <w:szCs w:val="28"/>
          <w:rtl/>
          <w:lang w:bidi="fa-IR"/>
        </w:rPr>
        <w:t>گره‌</w:t>
      </w:r>
      <w:r w:rsidRPr="00844FA1">
        <w:rPr>
          <w:rFonts w:cs="B Nazanin" w:hint="cs"/>
          <w:sz w:val="28"/>
          <w:szCs w:val="28"/>
          <w:rtl/>
          <w:lang w:bidi="fa-IR"/>
        </w:rPr>
        <w:t>‌های</w:t>
      </w:r>
      <w:r w:rsidRPr="00844FA1">
        <w:rPr>
          <w:rFonts w:cs="B Nazanin"/>
          <w:sz w:val="28"/>
          <w:szCs w:val="28"/>
          <w:rtl/>
          <w:lang w:bidi="fa-IR"/>
        </w:rPr>
        <w:t xml:space="preserve"> مبتن</w:t>
      </w:r>
      <w:r w:rsidRPr="00844FA1">
        <w:rPr>
          <w:rFonts w:cs="B Nazanin" w:hint="cs"/>
          <w:sz w:val="28"/>
          <w:szCs w:val="28"/>
          <w:rtl/>
          <w:lang w:bidi="fa-IR"/>
        </w:rPr>
        <w:t>ی</w:t>
      </w:r>
      <w:r w:rsidRPr="00844FA1">
        <w:rPr>
          <w:rFonts w:cs="B Nazanin"/>
          <w:sz w:val="28"/>
          <w:szCs w:val="28"/>
          <w:rtl/>
          <w:lang w:bidi="fa-IR"/>
        </w:rPr>
        <w:t xml:space="preserve"> بر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sidRPr="00844FA1">
        <w:rPr>
          <w:rFonts w:cs="B Nazanin" w:hint="cs"/>
          <w:sz w:val="28"/>
          <w:szCs w:val="28"/>
          <w:rtl/>
          <w:lang w:bidi="fa-IR"/>
        </w:rPr>
        <w:t>به اشتراک گذاشته می‌شود</w:t>
      </w:r>
      <w:r w:rsidRPr="00844FA1">
        <w:rPr>
          <w:rFonts w:cs="B Nazanin"/>
          <w:sz w:val="28"/>
          <w:szCs w:val="28"/>
          <w:rtl/>
          <w:lang w:bidi="fa-IR"/>
        </w:rPr>
        <w:t>.</w:t>
      </w:r>
      <w:r>
        <w:rPr>
          <w:rFonts w:cs="B Nazanin" w:hint="cs"/>
          <w:sz w:val="28"/>
          <w:szCs w:val="28"/>
          <w:rtl/>
          <w:lang w:bidi="fa-IR"/>
        </w:rPr>
        <w:t xml:space="preserve"> </w:t>
      </w:r>
      <w:r w:rsidRPr="00844FA1">
        <w:rPr>
          <w:rFonts w:cs="B Nazanin" w:hint="cs"/>
          <w:sz w:val="28"/>
          <w:szCs w:val="28"/>
          <w:rtl/>
          <w:lang w:bidi="fa-IR"/>
        </w:rPr>
        <w:t xml:space="preserve">این </w:t>
      </w:r>
      <w:r w:rsidRPr="00844FA1">
        <w:rPr>
          <w:rFonts w:cs="B Nazanin"/>
          <w:sz w:val="28"/>
          <w:szCs w:val="28"/>
          <w:rtl/>
          <w:lang w:bidi="fa-IR"/>
        </w:rPr>
        <w:t>به ا</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دل</w:t>
      </w:r>
      <w:r w:rsidRPr="00844FA1">
        <w:rPr>
          <w:rFonts w:cs="B Nazanin" w:hint="cs"/>
          <w:sz w:val="28"/>
          <w:szCs w:val="28"/>
          <w:rtl/>
          <w:lang w:bidi="fa-IR"/>
        </w:rPr>
        <w:t>ی</w:t>
      </w:r>
      <w:r w:rsidRPr="00844FA1">
        <w:rPr>
          <w:rFonts w:cs="B Nazanin" w:hint="eastAsia"/>
          <w:sz w:val="28"/>
          <w:szCs w:val="28"/>
          <w:rtl/>
          <w:lang w:bidi="fa-IR"/>
        </w:rPr>
        <w:t>ل</w:t>
      </w:r>
      <w:r w:rsidRPr="00844FA1">
        <w:rPr>
          <w:rFonts w:cs="B Nazanin"/>
          <w:sz w:val="28"/>
          <w:szCs w:val="28"/>
          <w:rtl/>
          <w:lang w:bidi="fa-IR"/>
        </w:rPr>
        <w:t xml:space="preserve"> است که برخ</w:t>
      </w:r>
      <w:r w:rsidRPr="00844FA1">
        <w:rPr>
          <w:rFonts w:cs="B Nazanin" w:hint="cs"/>
          <w:sz w:val="28"/>
          <w:szCs w:val="28"/>
          <w:rtl/>
          <w:lang w:bidi="fa-IR"/>
        </w:rPr>
        <w:t>ی</w:t>
      </w:r>
      <w:r w:rsidRPr="00844FA1">
        <w:rPr>
          <w:rFonts w:cs="B Nazanin"/>
          <w:sz w:val="28"/>
          <w:szCs w:val="28"/>
          <w:rtl/>
          <w:lang w:bidi="fa-IR"/>
        </w:rPr>
        <w:t xml:space="preserve"> الگوها</w:t>
      </w:r>
      <w:r w:rsidRPr="00844FA1">
        <w:rPr>
          <w:rFonts w:cs="B Nazanin" w:hint="cs"/>
          <w:sz w:val="28"/>
          <w:szCs w:val="28"/>
          <w:rtl/>
          <w:lang w:bidi="fa-IR"/>
        </w:rPr>
        <w:t>ی</w:t>
      </w:r>
      <w:r w:rsidRPr="00844FA1">
        <w:rPr>
          <w:rFonts w:cs="B Nazanin"/>
          <w:sz w:val="28"/>
          <w:szCs w:val="28"/>
          <w:rtl/>
          <w:lang w:bidi="fa-IR"/>
        </w:rPr>
        <w:t xml:space="preserve"> اتصال مشابه در ز</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وجود دارد.</w:t>
      </w:r>
      <w:r w:rsidRPr="00844FA1">
        <w:rPr>
          <w:rFonts w:cs="B Nazanin" w:hint="cs"/>
          <w:sz w:val="28"/>
          <w:szCs w:val="28"/>
          <w:rtl/>
          <w:lang w:bidi="fa-IR"/>
        </w:rPr>
        <w:t xml:space="preserve"> </w:t>
      </w:r>
      <w:r w:rsidRPr="00844FA1">
        <w:rPr>
          <w:rFonts w:cs="B Nazanin"/>
          <w:sz w:val="28"/>
          <w:szCs w:val="28"/>
          <w:rtl/>
          <w:lang w:bidi="fa-IR"/>
        </w:rPr>
        <w:t>معادله فوق  نشان م</w:t>
      </w:r>
      <w:r w:rsidRPr="00844FA1">
        <w:rPr>
          <w:rFonts w:cs="B Nazanin" w:hint="cs"/>
          <w:sz w:val="28"/>
          <w:szCs w:val="28"/>
          <w:rtl/>
          <w:lang w:bidi="fa-IR"/>
        </w:rPr>
        <w:t>ی‌</w:t>
      </w:r>
      <w:r w:rsidRPr="00844FA1">
        <w:rPr>
          <w:rFonts w:cs="B Nazanin"/>
          <w:sz w:val="28"/>
          <w:szCs w:val="28"/>
          <w:rtl/>
          <w:lang w:bidi="fa-IR"/>
        </w:rPr>
        <w:t xml:space="preserve">دهد که با توجه به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w:t>
      </w:r>
      <w:r w:rsidRPr="00844FA1">
        <w:rPr>
          <w:rFonts w:cs="B Nazanin"/>
          <w:sz w:val="28"/>
          <w:szCs w:val="28"/>
          <w:lang w:bidi="fa-IR"/>
        </w:rPr>
        <w:t>Φ</w:t>
      </w:r>
      <w:r w:rsidRPr="00844FA1">
        <w:rPr>
          <w:rFonts w:cs="B Nazanin"/>
          <w:sz w:val="28"/>
          <w:szCs w:val="28"/>
          <w:rtl/>
          <w:lang w:bidi="fa-IR"/>
        </w:rPr>
        <w:t xml:space="preserve"> ، وزن جفت </w:t>
      </w:r>
      <w:r>
        <w:rPr>
          <w:rFonts w:cs="B Nazanin" w:hint="cs"/>
          <w:sz w:val="28"/>
          <w:szCs w:val="28"/>
          <w:rtl/>
          <w:lang w:bidi="fa-IR"/>
        </w:rPr>
        <w:t>گره</w:t>
      </w:r>
      <w:r w:rsidRPr="00844FA1">
        <w:rPr>
          <w:rFonts w:cs="B Nazanin" w:hint="cs"/>
          <w:sz w:val="28"/>
          <w:szCs w:val="28"/>
          <w:rtl/>
          <w:lang w:bidi="fa-IR"/>
        </w:rPr>
        <w:t xml:space="preserve"> </w:t>
      </w:r>
      <w:r w:rsidRPr="00844FA1">
        <w:rPr>
          <w:rFonts w:cs="B Nazanin"/>
          <w:sz w:val="28"/>
          <w:szCs w:val="28"/>
          <w:rtl/>
          <w:lang w:bidi="fa-IR"/>
        </w:rPr>
        <w:t>(</w:t>
      </w:r>
      <w:r w:rsidRPr="00844FA1">
        <w:rPr>
          <w:rFonts w:ascii="Cambria Math" w:hAnsi="Cambria Math" w:cs="B Nazanin"/>
          <w:sz w:val="28"/>
          <w:szCs w:val="28"/>
          <w:lang w:bidi="fa-IR"/>
        </w:rPr>
        <w:t>𝑖</w:t>
      </w:r>
      <w:r w:rsidRPr="00844FA1">
        <w:rPr>
          <w:rFonts w:cs="B Nazanin"/>
          <w:sz w:val="28"/>
          <w:szCs w:val="28"/>
          <w:lang w:bidi="fa-IR"/>
        </w:rPr>
        <w:t xml:space="preserve">, </w:t>
      </w:r>
      <w:r w:rsidRPr="00844FA1">
        <w:rPr>
          <w:rFonts w:ascii="Cambria Math" w:hAnsi="Cambria Math" w:cs="B Nazanin"/>
          <w:sz w:val="28"/>
          <w:szCs w:val="28"/>
          <w:lang w:bidi="fa-IR"/>
        </w:rPr>
        <w:t>𝑗</w:t>
      </w:r>
      <w:r w:rsidRPr="00844FA1">
        <w:rPr>
          <w:rFonts w:cs="B Nazanin"/>
          <w:sz w:val="28"/>
          <w:szCs w:val="28"/>
          <w:rtl/>
          <w:lang w:bidi="fa-IR"/>
        </w:rPr>
        <w:t xml:space="preserve"> )</w:t>
      </w:r>
      <w:r w:rsidRPr="00844FA1">
        <w:rPr>
          <w:rFonts w:cs="B Nazanin" w:hint="cs"/>
          <w:sz w:val="28"/>
          <w:szCs w:val="28"/>
          <w:rtl/>
          <w:lang w:bidi="fa-IR"/>
        </w:rPr>
        <w:t xml:space="preserve">  </w:t>
      </w:r>
      <w:r w:rsidRPr="00844FA1">
        <w:rPr>
          <w:rFonts w:cs="B Nazanin"/>
          <w:sz w:val="28"/>
          <w:szCs w:val="28"/>
          <w:rtl/>
          <w:lang w:bidi="fa-IR"/>
        </w:rPr>
        <w:t>مبتن</w:t>
      </w:r>
      <w:r w:rsidRPr="00844FA1">
        <w:rPr>
          <w:rFonts w:cs="B Nazanin" w:hint="cs"/>
          <w:sz w:val="28"/>
          <w:szCs w:val="28"/>
          <w:rtl/>
          <w:lang w:bidi="fa-IR"/>
        </w:rPr>
        <w:t>ی</w:t>
      </w:r>
      <w:r w:rsidRPr="00844FA1">
        <w:rPr>
          <w:rFonts w:cs="B Nazanin"/>
          <w:sz w:val="28"/>
          <w:szCs w:val="28"/>
          <w:rtl/>
          <w:lang w:bidi="fa-IR"/>
        </w:rPr>
        <w:t xml:space="preserve"> بر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به و</w:t>
      </w:r>
      <w:r w:rsidRPr="00844FA1">
        <w:rPr>
          <w:rFonts w:cs="B Nazanin" w:hint="cs"/>
          <w:sz w:val="28"/>
          <w:szCs w:val="28"/>
          <w:rtl/>
          <w:lang w:bidi="fa-IR"/>
        </w:rPr>
        <w:t>ی</w:t>
      </w:r>
      <w:r w:rsidRPr="00844FA1">
        <w:rPr>
          <w:rFonts w:cs="B Nazanin" w:hint="eastAsia"/>
          <w:sz w:val="28"/>
          <w:szCs w:val="28"/>
          <w:rtl/>
          <w:lang w:bidi="fa-IR"/>
        </w:rPr>
        <w:t>ژگ</w:t>
      </w:r>
      <w:r w:rsidRPr="00844FA1">
        <w:rPr>
          <w:rFonts w:cs="B Nazanin" w:hint="cs"/>
          <w:sz w:val="28"/>
          <w:szCs w:val="28"/>
          <w:rtl/>
          <w:lang w:bidi="fa-IR"/>
        </w:rPr>
        <w:t>ی‌</w:t>
      </w:r>
      <w:r w:rsidRPr="00844FA1">
        <w:rPr>
          <w:rFonts w:cs="B Nazanin"/>
          <w:sz w:val="28"/>
          <w:szCs w:val="28"/>
          <w:rtl/>
          <w:lang w:bidi="fa-IR"/>
        </w:rPr>
        <w:t>ها</w:t>
      </w:r>
      <w:r w:rsidRPr="00844FA1">
        <w:rPr>
          <w:rFonts w:cs="B Nazanin" w:hint="cs"/>
          <w:sz w:val="28"/>
          <w:szCs w:val="28"/>
          <w:rtl/>
          <w:lang w:bidi="fa-IR"/>
        </w:rPr>
        <w:t>ی</w:t>
      </w:r>
      <w:r w:rsidRPr="00844FA1">
        <w:rPr>
          <w:rFonts w:cs="B Nazanin"/>
          <w:sz w:val="28"/>
          <w:szCs w:val="28"/>
          <w:rtl/>
          <w:lang w:bidi="fa-IR"/>
        </w:rPr>
        <w:t xml:space="preserve"> آنها بستگ</w:t>
      </w:r>
      <w:r w:rsidRPr="00844FA1">
        <w:rPr>
          <w:rFonts w:cs="B Nazanin" w:hint="cs"/>
          <w:sz w:val="28"/>
          <w:szCs w:val="28"/>
          <w:rtl/>
          <w:lang w:bidi="fa-IR"/>
        </w:rPr>
        <w:t>ی</w:t>
      </w:r>
      <w:r>
        <w:rPr>
          <w:rFonts w:cs="B Nazanin" w:hint="cs"/>
          <w:sz w:val="28"/>
          <w:szCs w:val="28"/>
          <w:rtl/>
          <w:lang w:bidi="fa-IR"/>
        </w:rPr>
        <w:t xml:space="preserve"> </w:t>
      </w:r>
      <w:r w:rsidRPr="00844FA1">
        <w:rPr>
          <w:rFonts w:cs="B Nazanin"/>
          <w:sz w:val="28"/>
          <w:szCs w:val="28"/>
          <w:rtl/>
          <w:lang w:bidi="fa-IR"/>
        </w:rPr>
        <w:t>دارد.</w:t>
      </w:r>
      <w:r w:rsidRPr="00844FA1">
        <w:rPr>
          <w:rFonts w:cs="B Nazanin" w:hint="cs"/>
          <w:sz w:val="28"/>
          <w:szCs w:val="28"/>
          <w:rtl/>
          <w:lang w:bidi="fa-IR"/>
        </w:rPr>
        <w:t xml:space="preserve"> </w:t>
      </w:r>
      <w:r w:rsidRPr="00844FA1">
        <w:rPr>
          <w:rFonts w:cs="B Nazanin"/>
          <w:sz w:val="28"/>
          <w:szCs w:val="28"/>
          <w:rtl/>
          <w:lang w:bidi="fa-IR"/>
        </w:rPr>
        <w:t>لطفا توجه داشته باش</w:t>
      </w:r>
      <w:r w:rsidRPr="00844FA1">
        <w:rPr>
          <w:rFonts w:cs="B Nazanin" w:hint="cs"/>
          <w:sz w:val="28"/>
          <w:szCs w:val="28"/>
          <w:rtl/>
          <w:lang w:bidi="fa-IR"/>
        </w:rPr>
        <w:t>ی</w:t>
      </w:r>
      <w:r w:rsidRPr="00844FA1">
        <w:rPr>
          <w:rFonts w:cs="B Nazanin" w:hint="eastAsia"/>
          <w:sz w:val="28"/>
          <w:szCs w:val="28"/>
          <w:rtl/>
          <w:lang w:bidi="fa-IR"/>
        </w:rPr>
        <w:t>د</w:t>
      </w:r>
      <w:r w:rsidRPr="00844FA1">
        <w:rPr>
          <w:rFonts w:cs="B Nazanin"/>
          <w:sz w:val="28"/>
          <w:szCs w:val="28"/>
          <w:rtl/>
          <w:lang w:bidi="fa-IR"/>
        </w:rPr>
        <w:t xml:space="preserve"> که ، </w:t>
      </w:r>
      <m:oMath>
        <m:sSubSup>
          <m:sSubSupPr>
            <m:ctrlPr>
              <w:rPr>
                <w:rFonts w:ascii="Cambria Math" w:hAnsi="Cambria Math" w:cstheme="minorHAnsi"/>
                <w:i/>
                <w:sz w:val="28"/>
                <w:szCs w:val="28"/>
                <w:lang w:bidi="fa-IR"/>
              </w:rPr>
            </m:ctrlPr>
          </m:sSubSupPr>
          <m:e>
            <m:r>
              <m:rPr>
                <m:sty m:val="p"/>
              </m:rPr>
              <w:rPr>
                <w:rFonts w:ascii="Cambria Math" w:hAnsi="Cambria Math" w:cstheme="minorHAnsi"/>
                <w:sz w:val="28"/>
                <w:szCs w:val="28"/>
                <w:lang w:bidi="fa-IR"/>
              </w:rPr>
              <m:t>e</m:t>
            </m:r>
          </m:e>
          <m:sub>
            <m:r>
              <m:rPr>
                <m:sty m:val="p"/>
              </m:rPr>
              <w:rPr>
                <w:rFonts w:ascii="Cambria Math" w:hAnsi="Cambria Math" w:cstheme="minorHAnsi"/>
                <w:sz w:val="28"/>
                <w:szCs w:val="28"/>
                <w:vertAlign w:val="subscript"/>
                <w:lang w:bidi="fa-IR"/>
              </w:rPr>
              <m:t>ij</m:t>
            </m:r>
          </m:sub>
          <m:sup>
            <m:r>
              <m:rPr>
                <m:sty m:val="p"/>
              </m:rPr>
              <w:rPr>
                <w:rFonts w:ascii="Cambria Math" w:hAnsi="Cambria Math" w:cstheme="minorHAnsi"/>
                <w:sz w:val="28"/>
                <w:szCs w:val="28"/>
                <w:vertAlign w:val="superscript"/>
                <w:lang w:bidi="fa-IR"/>
              </w:rPr>
              <m:t>Φ</m:t>
            </m:r>
          </m:sup>
        </m:sSubSup>
      </m:oMath>
      <w:r w:rsidRPr="00844FA1">
        <w:rPr>
          <w:rFonts w:cs="B Nazanin"/>
          <w:sz w:val="28"/>
          <w:szCs w:val="28"/>
          <w:rtl/>
          <w:lang w:bidi="fa-IR"/>
        </w:rPr>
        <w:t xml:space="preserve"> نامتقارن است ، </w:t>
      </w:r>
      <w:r w:rsidRPr="00844FA1">
        <w:rPr>
          <w:rFonts w:cs="B Nazanin" w:hint="cs"/>
          <w:sz w:val="28"/>
          <w:szCs w:val="28"/>
          <w:rtl/>
          <w:lang w:bidi="fa-IR"/>
        </w:rPr>
        <w:t>یعنی</w:t>
      </w:r>
      <w:r w:rsidRPr="00844FA1">
        <w:rPr>
          <w:rFonts w:cs="B Nazanin"/>
          <w:sz w:val="28"/>
          <w:szCs w:val="28"/>
          <w:rtl/>
          <w:lang w:bidi="fa-IR"/>
        </w:rPr>
        <w:t xml:space="preserve"> ، 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w:t>
      </w:r>
      <w:r>
        <w:rPr>
          <w:rFonts w:cs="B Nazanin" w:hint="cs"/>
          <w:sz w:val="28"/>
          <w:szCs w:val="28"/>
          <w:rtl/>
          <w:lang w:bidi="fa-IR"/>
        </w:rPr>
        <w:t>گره</w:t>
      </w:r>
      <w:r w:rsidRPr="00844FA1">
        <w:rPr>
          <w:rFonts w:cs="B Nazanin" w:hint="cs"/>
          <w:sz w:val="28"/>
          <w:szCs w:val="28"/>
          <w:rtl/>
          <w:lang w:bidi="fa-IR"/>
        </w:rPr>
        <w:t xml:space="preserve"> </w:t>
      </w:r>
      <w:r w:rsidRPr="00844FA1">
        <w:rPr>
          <w:rFonts w:ascii="Cambria Math" w:hAnsi="Cambria Math" w:cs="B Nazanin"/>
          <w:sz w:val="28"/>
          <w:szCs w:val="28"/>
          <w:lang w:bidi="fa-IR"/>
        </w:rPr>
        <w:t>𝑖</w:t>
      </w:r>
      <w:r w:rsidRPr="00844FA1">
        <w:rPr>
          <w:rFonts w:cs="B Nazanin"/>
          <w:sz w:val="28"/>
          <w:szCs w:val="28"/>
          <w:rtl/>
          <w:lang w:bidi="fa-IR"/>
        </w:rPr>
        <w:t xml:space="preserve"> ب</w:t>
      </w:r>
      <w:r w:rsidRPr="00844FA1">
        <w:rPr>
          <w:rFonts w:cs="B Nazanin" w:hint="cs"/>
          <w:sz w:val="28"/>
          <w:szCs w:val="28"/>
          <w:rtl/>
          <w:lang w:bidi="fa-IR"/>
        </w:rPr>
        <w:t>رای</w:t>
      </w:r>
      <w:r w:rsidRPr="00844FA1">
        <w:rPr>
          <w:rFonts w:cs="B Nazanin"/>
          <w:sz w:val="28"/>
          <w:szCs w:val="28"/>
          <w:rtl/>
          <w:lang w:bidi="fa-IR"/>
        </w:rPr>
        <w:t xml:space="preserve"> </w:t>
      </w:r>
      <w:r>
        <w:rPr>
          <w:rFonts w:cs="B Nazanin" w:hint="cs"/>
          <w:sz w:val="28"/>
          <w:szCs w:val="28"/>
          <w:rtl/>
          <w:lang w:bidi="fa-IR"/>
        </w:rPr>
        <w:t>گره</w:t>
      </w:r>
      <w:r w:rsidRPr="00844FA1">
        <w:rPr>
          <w:rFonts w:cs="B Nazanin" w:hint="cs"/>
          <w:sz w:val="28"/>
          <w:szCs w:val="28"/>
          <w:rtl/>
          <w:lang w:bidi="fa-IR"/>
        </w:rPr>
        <w:t xml:space="preserve"> </w:t>
      </w:r>
      <w:r w:rsidRPr="00844FA1">
        <w:rPr>
          <w:rFonts w:ascii="Cambria Math" w:hAnsi="Cambria Math" w:cs="B Nazanin"/>
          <w:sz w:val="28"/>
          <w:szCs w:val="28"/>
          <w:lang w:bidi="fa-IR"/>
        </w:rPr>
        <w:t>𝑗</w:t>
      </w:r>
      <w:r w:rsidRPr="00844FA1">
        <w:rPr>
          <w:rFonts w:cs="B Nazanin"/>
          <w:sz w:val="28"/>
          <w:szCs w:val="28"/>
          <w:rtl/>
          <w:lang w:bidi="fa-IR"/>
        </w:rPr>
        <w:t xml:space="preserve"> و 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w:t>
      </w:r>
      <w:r>
        <w:rPr>
          <w:rFonts w:cs="B Nazanin" w:hint="cs"/>
          <w:sz w:val="28"/>
          <w:szCs w:val="28"/>
          <w:rtl/>
          <w:lang w:bidi="fa-IR"/>
        </w:rPr>
        <w:t>گره</w:t>
      </w:r>
      <w:r w:rsidRPr="00844FA1">
        <w:rPr>
          <w:rFonts w:cs="B Nazanin" w:hint="cs"/>
          <w:sz w:val="28"/>
          <w:szCs w:val="28"/>
          <w:rtl/>
          <w:lang w:bidi="fa-IR"/>
        </w:rPr>
        <w:t xml:space="preserve"> </w:t>
      </w:r>
      <w:r w:rsidRPr="00844FA1">
        <w:rPr>
          <w:rFonts w:ascii="Cambria Math" w:hAnsi="Cambria Math" w:cs="B Nazanin"/>
          <w:sz w:val="28"/>
          <w:szCs w:val="28"/>
          <w:lang w:bidi="fa-IR"/>
        </w:rPr>
        <w:t>𝑗</w:t>
      </w:r>
      <w:r w:rsidRPr="00844FA1">
        <w:rPr>
          <w:rFonts w:cs="B Nazanin"/>
          <w:sz w:val="28"/>
          <w:szCs w:val="28"/>
          <w:rtl/>
          <w:lang w:bidi="fa-IR"/>
        </w:rPr>
        <w:t xml:space="preserve"> ب</w:t>
      </w:r>
      <w:r w:rsidRPr="00844FA1">
        <w:rPr>
          <w:rFonts w:cs="B Nazanin" w:hint="cs"/>
          <w:sz w:val="28"/>
          <w:szCs w:val="28"/>
          <w:rtl/>
          <w:lang w:bidi="fa-IR"/>
        </w:rPr>
        <w:t>رای</w:t>
      </w:r>
      <w:r w:rsidRPr="00844FA1">
        <w:rPr>
          <w:rFonts w:cs="B Nazanin"/>
          <w:sz w:val="28"/>
          <w:szCs w:val="28"/>
          <w:rtl/>
          <w:lang w:bidi="fa-IR"/>
        </w:rPr>
        <w:t xml:space="preserve"> </w:t>
      </w:r>
      <w:r>
        <w:rPr>
          <w:rFonts w:cs="B Nazanin" w:hint="cs"/>
          <w:sz w:val="28"/>
          <w:szCs w:val="28"/>
          <w:rtl/>
          <w:lang w:bidi="fa-IR"/>
        </w:rPr>
        <w:t>گره</w:t>
      </w:r>
      <w:r w:rsidRPr="00844FA1">
        <w:rPr>
          <w:rFonts w:cs="B Nazanin" w:hint="cs"/>
          <w:sz w:val="28"/>
          <w:szCs w:val="28"/>
          <w:rtl/>
          <w:lang w:bidi="fa-IR"/>
        </w:rPr>
        <w:t xml:space="preserve"> </w:t>
      </w:r>
      <w:r w:rsidRPr="00844FA1">
        <w:rPr>
          <w:rFonts w:ascii="Cambria Math" w:hAnsi="Cambria Math" w:cs="B Nazanin"/>
          <w:sz w:val="28"/>
          <w:szCs w:val="28"/>
          <w:lang w:bidi="fa-IR"/>
        </w:rPr>
        <w:t>𝑖</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 xml:space="preserve"> تواند کاملاً متفاوت باشد.</w:t>
      </w:r>
      <w:r w:rsidRPr="00844FA1">
        <w:rPr>
          <w:rFonts w:cs="B Nazanin" w:hint="cs"/>
          <w:sz w:val="28"/>
          <w:szCs w:val="28"/>
          <w:rtl/>
          <w:lang w:bidi="fa-IR"/>
        </w:rPr>
        <w:t xml:space="preserve"> </w:t>
      </w:r>
      <w:r w:rsidRPr="00844FA1">
        <w:rPr>
          <w:rFonts w:cs="B Nazanin"/>
          <w:sz w:val="28"/>
          <w:szCs w:val="28"/>
          <w:rtl/>
          <w:lang w:bidi="fa-IR"/>
        </w:rPr>
        <w:t>ا</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نشان م</w:t>
      </w:r>
      <w:r w:rsidRPr="00844FA1">
        <w:rPr>
          <w:rFonts w:cs="B Nazanin" w:hint="cs"/>
          <w:sz w:val="28"/>
          <w:szCs w:val="28"/>
          <w:rtl/>
          <w:lang w:bidi="fa-IR"/>
        </w:rPr>
        <w:t>ی</w:t>
      </w:r>
      <w:r w:rsidRPr="00844FA1">
        <w:rPr>
          <w:rFonts w:cs="B Nazanin"/>
          <w:sz w:val="28"/>
          <w:szCs w:val="28"/>
          <w:rtl/>
          <w:lang w:bidi="fa-IR"/>
        </w:rPr>
        <w:t>دهد توجه</w:t>
      </w:r>
      <w:r w:rsidRPr="00844FA1">
        <w:rPr>
          <w:rFonts w:cs="B Nazanin" w:hint="cs"/>
          <w:sz w:val="28"/>
          <w:szCs w:val="28"/>
          <w:rtl/>
          <w:lang w:bidi="fa-IR"/>
        </w:rPr>
        <w:t xml:space="preserve"> در</w:t>
      </w:r>
      <w:r w:rsidRPr="00844FA1">
        <w:rPr>
          <w:rFonts w:cs="B Nazanin"/>
          <w:sz w:val="28"/>
          <w:szCs w:val="28"/>
          <w:rtl/>
          <w:lang w:bidi="fa-IR"/>
        </w:rPr>
        <w:t xml:space="preserve"> سطح </w:t>
      </w:r>
      <w:r>
        <w:rPr>
          <w:rFonts w:cs="B Nazanin" w:hint="cs"/>
          <w:sz w:val="28"/>
          <w:szCs w:val="28"/>
          <w:rtl/>
          <w:lang w:bidi="fa-IR"/>
        </w:rPr>
        <w:t>گره</w:t>
      </w:r>
      <w:r w:rsidRPr="00844FA1">
        <w:rPr>
          <w:rFonts w:cs="B Nazanin" w:hint="cs"/>
          <w:sz w:val="28"/>
          <w:szCs w:val="28"/>
          <w:rtl/>
          <w:lang w:bidi="fa-IR"/>
        </w:rPr>
        <w:t xml:space="preserve"> </w:t>
      </w:r>
      <w:r w:rsidRPr="00844FA1">
        <w:rPr>
          <w:rFonts w:cs="B Nazanin"/>
          <w:sz w:val="28"/>
          <w:szCs w:val="28"/>
          <w:rtl/>
          <w:lang w:bidi="fa-IR"/>
        </w:rPr>
        <w:t>م</w:t>
      </w:r>
      <w:r w:rsidRPr="00844FA1">
        <w:rPr>
          <w:rFonts w:cs="B Nazanin" w:hint="cs"/>
          <w:sz w:val="28"/>
          <w:szCs w:val="28"/>
          <w:rtl/>
          <w:lang w:bidi="fa-IR"/>
        </w:rPr>
        <w:t>ی‌</w:t>
      </w:r>
      <w:r w:rsidRPr="00844FA1">
        <w:rPr>
          <w:rFonts w:cs="B Nazanin"/>
          <w:sz w:val="28"/>
          <w:szCs w:val="28"/>
          <w:rtl/>
          <w:lang w:bidi="fa-IR"/>
        </w:rPr>
        <w:t xml:space="preserve">تواند </w:t>
      </w:r>
      <w:r w:rsidRPr="00844FA1">
        <w:rPr>
          <w:rFonts w:cs="B Nazanin" w:hint="cs"/>
          <w:sz w:val="28"/>
          <w:szCs w:val="28"/>
          <w:rtl/>
          <w:lang w:bidi="fa-IR"/>
        </w:rPr>
        <w:t>نام</w:t>
      </w:r>
      <w:r w:rsidRPr="00844FA1">
        <w:rPr>
          <w:rFonts w:cs="B Nazanin"/>
          <w:sz w:val="28"/>
          <w:szCs w:val="28"/>
          <w:rtl/>
          <w:lang w:bidi="fa-IR"/>
        </w:rPr>
        <w:t>تقارن</w:t>
      </w:r>
      <w:r w:rsidRPr="00844FA1">
        <w:rPr>
          <w:rFonts w:cs="B Nazanin" w:hint="cs"/>
          <w:sz w:val="28"/>
          <w:szCs w:val="28"/>
          <w:rtl/>
          <w:lang w:bidi="fa-IR"/>
        </w:rPr>
        <w:t xml:space="preserve"> بودن</w:t>
      </w:r>
      <w:r w:rsidRPr="00844FA1">
        <w:rPr>
          <w:rFonts w:cs="B Nazanin"/>
          <w:sz w:val="28"/>
          <w:szCs w:val="28"/>
          <w:rtl/>
          <w:lang w:bidi="fa-IR"/>
        </w:rPr>
        <w:t xml:space="preserve"> که از و</w:t>
      </w:r>
      <w:r w:rsidRPr="00844FA1">
        <w:rPr>
          <w:rFonts w:cs="B Nazanin" w:hint="cs"/>
          <w:sz w:val="28"/>
          <w:szCs w:val="28"/>
          <w:rtl/>
          <w:lang w:bidi="fa-IR"/>
        </w:rPr>
        <w:t>ی</w:t>
      </w:r>
      <w:r w:rsidRPr="00844FA1">
        <w:rPr>
          <w:rFonts w:cs="B Nazanin" w:hint="eastAsia"/>
          <w:sz w:val="28"/>
          <w:szCs w:val="28"/>
          <w:rtl/>
          <w:lang w:bidi="fa-IR"/>
        </w:rPr>
        <w:t>ژگ</w:t>
      </w:r>
      <w:r w:rsidRPr="00844FA1">
        <w:rPr>
          <w:rFonts w:cs="B Nazanin" w:hint="cs"/>
          <w:sz w:val="28"/>
          <w:szCs w:val="28"/>
          <w:rtl/>
          <w:lang w:bidi="fa-IR"/>
        </w:rPr>
        <w:t>ی‌</w:t>
      </w:r>
      <w:r w:rsidRPr="00844FA1">
        <w:rPr>
          <w:rFonts w:cs="B Nazanin"/>
          <w:sz w:val="28"/>
          <w:szCs w:val="28"/>
          <w:rtl/>
          <w:lang w:bidi="fa-IR"/>
        </w:rPr>
        <w:t>ها</w:t>
      </w:r>
      <w:r w:rsidRPr="00844FA1">
        <w:rPr>
          <w:rFonts w:cs="B Nazanin" w:hint="cs"/>
          <w:sz w:val="28"/>
          <w:szCs w:val="28"/>
          <w:rtl/>
          <w:lang w:bidi="fa-IR"/>
        </w:rPr>
        <w:t>ی</w:t>
      </w:r>
      <w:r w:rsidRPr="00844FA1">
        <w:rPr>
          <w:rFonts w:cs="B Nazanin"/>
          <w:sz w:val="28"/>
          <w:szCs w:val="28"/>
          <w:rtl/>
          <w:lang w:bidi="fa-IR"/>
        </w:rPr>
        <w:t xml:space="preserve"> مهم </w:t>
      </w:r>
      <w:r w:rsidRPr="00844FA1">
        <w:rPr>
          <w:rFonts w:cs="B Nazanin" w:hint="cs"/>
          <w:sz w:val="28"/>
          <w:szCs w:val="28"/>
          <w:rtl/>
          <w:lang w:bidi="fa-IR"/>
        </w:rPr>
        <w:t>گراف نامتجانس</w:t>
      </w:r>
      <w:r w:rsidRPr="00844FA1">
        <w:rPr>
          <w:rFonts w:cs="B Nazanin"/>
          <w:sz w:val="28"/>
          <w:szCs w:val="28"/>
          <w:rtl/>
          <w:lang w:bidi="fa-IR"/>
        </w:rPr>
        <w:t xml:space="preserve"> است </w:t>
      </w:r>
      <w:r w:rsidRPr="00844FA1">
        <w:rPr>
          <w:rFonts w:cs="B Nazanin" w:hint="cs"/>
          <w:sz w:val="28"/>
          <w:szCs w:val="28"/>
          <w:rtl/>
          <w:lang w:bidi="fa-IR"/>
        </w:rPr>
        <w:t>را</w:t>
      </w:r>
      <w:r w:rsidRPr="00844FA1">
        <w:rPr>
          <w:rFonts w:cs="B Nazanin"/>
          <w:sz w:val="28"/>
          <w:szCs w:val="28"/>
          <w:rtl/>
          <w:lang w:bidi="fa-IR"/>
        </w:rPr>
        <w:t xml:space="preserve"> حفظ کند.</w:t>
      </w:r>
      <w:r w:rsidRPr="00844FA1">
        <w:rPr>
          <w:rFonts w:cs="B Nazanin" w:hint="cs"/>
          <w:sz w:val="28"/>
          <w:szCs w:val="28"/>
          <w:rtl/>
          <w:lang w:bidi="fa-IR"/>
        </w:rPr>
        <w:t xml:space="preserve"> </w:t>
      </w:r>
      <w:r w:rsidRPr="00844FA1">
        <w:rPr>
          <w:rFonts w:cs="B Nazanin"/>
          <w:sz w:val="28"/>
          <w:szCs w:val="28"/>
          <w:rtl/>
          <w:lang w:bidi="fa-IR"/>
        </w:rPr>
        <w:t>سپس اطلاعات ساختار</w:t>
      </w:r>
      <w:r w:rsidRPr="00844FA1">
        <w:rPr>
          <w:rFonts w:cs="B Nazanin" w:hint="cs"/>
          <w:sz w:val="28"/>
          <w:szCs w:val="28"/>
          <w:rtl/>
          <w:lang w:bidi="fa-IR"/>
        </w:rPr>
        <w:t>ی</w:t>
      </w:r>
      <w:r w:rsidRPr="00844FA1">
        <w:rPr>
          <w:rFonts w:cs="B Nazanin"/>
          <w:sz w:val="28"/>
          <w:szCs w:val="28"/>
          <w:rtl/>
          <w:lang w:bidi="fa-IR"/>
        </w:rPr>
        <w:t xml:space="preserve"> را از طر</w:t>
      </w:r>
      <w:r w:rsidRPr="00844FA1">
        <w:rPr>
          <w:rFonts w:cs="B Nazanin" w:hint="cs"/>
          <w:sz w:val="28"/>
          <w:szCs w:val="28"/>
          <w:rtl/>
          <w:lang w:bidi="fa-IR"/>
        </w:rPr>
        <w:t>ی</w:t>
      </w:r>
      <w:r w:rsidRPr="00844FA1">
        <w:rPr>
          <w:rFonts w:cs="B Nazanin" w:hint="eastAsia"/>
          <w:sz w:val="28"/>
          <w:szCs w:val="28"/>
          <w:rtl/>
          <w:lang w:bidi="fa-IR"/>
        </w:rPr>
        <w:t>ق</w:t>
      </w:r>
      <w:r w:rsidRPr="00844FA1">
        <w:rPr>
          <w:rFonts w:cs="B Nazanin"/>
          <w:sz w:val="28"/>
          <w:szCs w:val="28"/>
          <w:rtl/>
          <w:lang w:bidi="fa-IR"/>
        </w:rPr>
        <w:t xml:space="preserve"> توجه پوش</w:t>
      </w:r>
      <w:r w:rsidRPr="00844FA1">
        <w:rPr>
          <w:rFonts w:cs="B Nazanin" w:hint="cs"/>
          <w:sz w:val="28"/>
          <w:szCs w:val="28"/>
          <w:rtl/>
          <w:lang w:bidi="fa-IR"/>
        </w:rPr>
        <w:t>ی</w:t>
      </w:r>
      <w:r w:rsidRPr="00844FA1">
        <w:rPr>
          <w:rFonts w:cs="B Nazanin" w:hint="eastAsia"/>
          <w:sz w:val="28"/>
          <w:szCs w:val="28"/>
          <w:rtl/>
          <w:lang w:bidi="fa-IR"/>
        </w:rPr>
        <w:t>ده</w:t>
      </w:r>
      <w:r w:rsidRPr="00844FA1">
        <w:rPr>
          <w:rFonts w:cs="B Nazanin" w:hint="cs"/>
          <w:sz w:val="28"/>
          <w:szCs w:val="28"/>
          <w:rtl/>
          <w:lang w:bidi="fa-IR"/>
        </w:rPr>
        <w:t xml:space="preserve"> </w:t>
      </w:r>
      <w:r w:rsidRPr="00844FA1">
        <w:rPr>
          <w:rFonts w:cs="B Nazanin"/>
          <w:sz w:val="28"/>
          <w:szCs w:val="28"/>
          <w:lang w:bidi="fa-IR"/>
        </w:rPr>
        <w:t>masked attention</w:t>
      </w:r>
      <w:r w:rsidRPr="00844FA1">
        <w:rPr>
          <w:rFonts w:cs="B Nazanin"/>
          <w:sz w:val="28"/>
          <w:szCs w:val="28"/>
          <w:rtl/>
          <w:lang w:bidi="fa-IR"/>
        </w:rPr>
        <w:t xml:space="preserve"> به مدل تزر</w:t>
      </w:r>
      <w:r w:rsidRPr="00844FA1">
        <w:rPr>
          <w:rFonts w:cs="B Nazanin" w:hint="cs"/>
          <w:sz w:val="28"/>
          <w:szCs w:val="28"/>
          <w:rtl/>
          <w:lang w:bidi="fa-IR"/>
        </w:rPr>
        <w:t>ی</w:t>
      </w:r>
      <w:r w:rsidRPr="00844FA1">
        <w:rPr>
          <w:rFonts w:cs="B Nazanin" w:hint="eastAsia"/>
          <w:sz w:val="28"/>
          <w:szCs w:val="28"/>
          <w:rtl/>
          <w:lang w:bidi="fa-IR"/>
        </w:rPr>
        <w:t>ق</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 xml:space="preserve"> کن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 xml:space="preserve"> ، بد</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معن</w:t>
      </w:r>
      <w:r w:rsidRPr="00844FA1">
        <w:rPr>
          <w:rFonts w:cs="B Nazanin" w:hint="cs"/>
          <w:sz w:val="28"/>
          <w:szCs w:val="28"/>
          <w:rtl/>
          <w:lang w:bidi="fa-IR"/>
        </w:rPr>
        <w:t>ی</w:t>
      </w:r>
      <w:r w:rsidRPr="00844FA1">
        <w:rPr>
          <w:rFonts w:cs="B Nazanin"/>
          <w:sz w:val="28"/>
          <w:szCs w:val="28"/>
          <w:rtl/>
          <w:lang w:bidi="fa-IR"/>
        </w:rPr>
        <w:t xml:space="preserve"> که ما فقط </w:t>
      </w:r>
      <m:oMath>
        <m:sSubSup>
          <m:sSubSupPr>
            <m:ctrlPr>
              <w:rPr>
                <w:rFonts w:ascii="Cambria Math" w:hAnsi="Cambria Math" w:cs="B Nazanin"/>
                <w:i/>
                <w:sz w:val="28"/>
                <w:szCs w:val="28"/>
                <w:lang w:bidi="fa-IR"/>
              </w:rPr>
            </m:ctrlPr>
          </m:sSubSupPr>
          <m:e>
            <m:r>
              <m:rPr>
                <m:sty m:val="p"/>
              </m:rPr>
              <w:rPr>
                <w:rFonts w:ascii="Cambria Math" w:hAnsi="Cambria Math" w:cs="B Nazanin"/>
                <w:sz w:val="28"/>
                <w:szCs w:val="28"/>
                <w:lang w:bidi="fa-IR"/>
              </w:rPr>
              <m:t>e</m:t>
            </m:r>
          </m:e>
          <m:sub>
            <m:r>
              <m:rPr>
                <m:sty m:val="p"/>
              </m:rPr>
              <w:rPr>
                <w:rFonts w:ascii="Cambria Math" w:hAnsi="Cambria Math" w:cs="B Nazanin"/>
                <w:sz w:val="28"/>
                <w:szCs w:val="28"/>
                <w:vertAlign w:val="subscript"/>
                <w:lang w:bidi="fa-IR"/>
              </w:rPr>
              <m:t>ij</m:t>
            </m:r>
          </m:sub>
          <m:sup>
            <m:r>
              <m:rPr>
                <m:sty m:val="p"/>
              </m:rPr>
              <w:rPr>
                <w:rFonts w:ascii="Cambria Math" w:hAnsi="Cambria Math" w:cs="B Nazanin"/>
                <w:sz w:val="28"/>
                <w:szCs w:val="28"/>
                <w:vertAlign w:val="superscript"/>
                <w:lang w:bidi="fa-IR"/>
              </w:rPr>
              <m:t>Φ</m:t>
            </m:r>
          </m:sup>
        </m:sSubSup>
      </m:oMath>
      <w:r w:rsidRPr="00844FA1">
        <w:rPr>
          <w:rFonts w:cs="B Nazanin"/>
          <w:sz w:val="28"/>
          <w:szCs w:val="28"/>
          <w:rtl/>
          <w:lang w:bidi="fa-IR"/>
        </w:rPr>
        <w:t xml:space="preserve"> را برا</w:t>
      </w:r>
      <w:r w:rsidRPr="00844FA1">
        <w:rPr>
          <w:rFonts w:cs="B Nazanin" w:hint="cs"/>
          <w:sz w:val="28"/>
          <w:szCs w:val="28"/>
          <w:rtl/>
          <w:lang w:bidi="fa-IR"/>
        </w:rPr>
        <w:t>ی</w:t>
      </w:r>
      <w:r w:rsidRPr="00844FA1">
        <w:rPr>
          <w:rFonts w:cs="B Nazanin"/>
          <w:sz w:val="28"/>
          <w:szCs w:val="28"/>
          <w:rtl/>
          <w:lang w:bidi="fa-IR"/>
        </w:rPr>
        <w:t xml:space="preserve"> </w:t>
      </w:r>
      <w:r>
        <w:rPr>
          <w:rFonts w:cs="B Nazanin" w:hint="cs"/>
          <w:sz w:val="28"/>
          <w:szCs w:val="28"/>
          <w:rtl/>
          <w:lang w:bidi="fa-IR"/>
        </w:rPr>
        <w:t>گره‌های</w:t>
      </w:r>
      <w:r w:rsidRPr="00844FA1">
        <w:rPr>
          <w:rFonts w:cs="B Nazanin" w:hint="cs"/>
          <w:sz w:val="28"/>
          <w:szCs w:val="28"/>
          <w:rtl/>
          <w:lang w:bidi="fa-IR"/>
        </w:rPr>
        <w:t xml:space="preserve"> </w:t>
      </w:r>
      <w:r w:rsidRPr="00844FA1">
        <w:rPr>
          <w:rFonts w:ascii="Cambria Math" w:hAnsi="Cambria Math" w:cs="B Nazanin"/>
          <w:sz w:val="28"/>
          <w:szCs w:val="28"/>
          <w:lang w:bidi="fa-IR"/>
        </w:rPr>
        <w:t xml:space="preserve">𝑗 ∈ </w:t>
      </w:r>
      <m:oMath>
        <m:sSubSup>
          <m:sSubSupPr>
            <m:ctrlPr>
              <w:rPr>
                <w:rFonts w:ascii="Cambria Math" w:hAnsi="Cambria Math" w:cs="B Nazanin"/>
                <w:i/>
                <w:sz w:val="28"/>
                <w:szCs w:val="28"/>
                <w:lang w:bidi="fa-IR"/>
              </w:rPr>
            </m:ctrlPr>
          </m:sSubSupPr>
          <m:e>
            <m:r>
              <m:rPr>
                <m:sty m:val="p"/>
              </m:rPr>
              <w:rPr>
                <w:rFonts w:ascii="Cambria Math" w:hAnsi="Cambria Math" w:cs="B Nazanin"/>
                <w:sz w:val="28"/>
                <w:szCs w:val="28"/>
                <w:lang w:bidi="fa-IR"/>
              </w:rPr>
              <m:t>N</m:t>
            </m:r>
          </m:e>
          <m:sub>
            <m:r>
              <m:rPr>
                <m:sty m:val="p"/>
              </m:rPr>
              <w:rPr>
                <w:rFonts w:ascii="Cambria Math" w:hAnsi="Cambria Math" w:cs="B Nazanin"/>
                <w:sz w:val="28"/>
                <w:szCs w:val="28"/>
                <w:vertAlign w:val="subscript"/>
                <w:lang w:bidi="fa-IR"/>
              </w:rPr>
              <m:t>i</m:t>
            </m:r>
          </m:sub>
          <m:sup>
            <m:r>
              <m:rPr>
                <m:sty m:val="p"/>
              </m:rPr>
              <w:rPr>
                <w:rFonts w:ascii="Cambria Math" w:hAnsi="Cambria Math" w:cs="B Nazanin"/>
                <w:sz w:val="28"/>
                <w:szCs w:val="28"/>
                <w:vertAlign w:val="superscript"/>
                <w:lang w:bidi="fa-IR"/>
              </w:rPr>
              <m:t>Φ</m:t>
            </m:r>
          </m:sup>
        </m:sSubSup>
      </m:oMath>
      <w:r w:rsidRPr="00844FA1">
        <w:rPr>
          <w:rFonts w:cs="B Nazanin"/>
          <w:sz w:val="28"/>
          <w:szCs w:val="28"/>
          <w:rtl/>
          <w:lang w:bidi="fa-IR"/>
        </w:rPr>
        <w:t xml:space="preserve"> محاسبه م</w:t>
      </w:r>
      <w:r w:rsidRPr="00844FA1">
        <w:rPr>
          <w:rFonts w:cs="B Nazanin" w:hint="cs"/>
          <w:sz w:val="28"/>
          <w:szCs w:val="28"/>
          <w:rtl/>
          <w:lang w:bidi="fa-IR"/>
        </w:rPr>
        <w:t>ی‌</w:t>
      </w:r>
      <w:r w:rsidRPr="00844FA1">
        <w:rPr>
          <w:rFonts w:cs="B Nazanin"/>
          <w:sz w:val="28"/>
          <w:szCs w:val="28"/>
          <w:rtl/>
          <w:lang w:bidi="fa-IR"/>
        </w:rPr>
        <w:t>کن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 xml:space="preserve"> ، که </w:t>
      </w:r>
      <m:oMath>
        <m:sSubSup>
          <m:sSubSupPr>
            <m:ctrlPr>
              <w:rPr>
                <w:rFonts w:ascii="Cambria Math" w:hAnsi="Cambria Math" w:cs="B Nazanin"/>
                <w:i/>
                <w:sz w:val="28"/>
                <w:szCs w:val="28"/>
                <w:lang w:bidi="fa-IR"/>
              </w:rPr>
            </m:ctrlPr>
          </m:sSubSupPr>
          <m:e>
            <m:r>
              <m:rPr>
                <m:sty m:val="p"/>
              </m:rPr>
              <w:rPr>
                <w:rFonts w:ascii="Cambria Math" w:hAnsi="Cambria Math" w:cs="B Nazanin"/>
                <w:sz w:val="28"/>
                <w:szCs w:val="28"/>
                <w:lang w:bidi="fa-IR"/>
              </w:rPr>
              <m:t>N</m:t>
            </m:r>
          </m:e>
          <m:sub>
            <m:r>
              <m:rPr>
                <m:sty m:val="p"/>
              </m:rPr>
              <w:rPr>
                <w:rFonts w:ascii="Cambria Math" w:hAnsi="Cambria Math" w:cs="B Nazanin"/>
                <w:sz w:val="28"/>
                <w:szCs w:val="28"/>
                <w:vertAlign w:val="subscript"/>
                <w:lang w:bidi="fa-IR"/>
              </w:rPr>
              <m:t>i</m:t>
            </m:r>
          </m:sub>
          <m:sup>
            <m:r>
              <m:rPr>
                <m:sty m:val="p"/>
              </m:rPr>
              <w:rPr>
                <w:rFonts w:ascii="Cambria Math" w:hAnsi="Cambria Math" w:cs="B Nazanin"/>
                <w:sz w:val="28"/>
                <w:szCs w:val="28"/>
                <w:vertAlign w:val="superscript"/>
                <w:lang w:bidi="fa-IR"/>
              </w:rPr>
              <m:t>Φ</m:t>
            </m:r>
          </m:sup>
        </m:sSubSup>
      </m:oMath>
      <w:r w:rsidRPr="00844FA1">
        <w:rPr>
          <w:rFonts w:cs="B Nazanin"/>
          <w:sz w:val="28"/>
          <w:szCs w:val="28"/>
          <w:rtl/>
          <w:lang w:bidi="fa-IR"/>
        </w:rPr>
        <w:t xml:space="preserve"> نشان</w:t>
      </w:r>
      <w:r w:rsidRPr="00844FA1">
        <w:rPr>
          <w:rFonts w:cs="B Nazanin" w:hint="cs"/>
          <w:sz w:val="28"/>
          <w:szCs w:val="28"/>
          <w:rtl/>
          <w:lang w:bidi="fa-IR"/>
        </w:rPr>
        <w:t>‌</w:t>
      </w:r>
      <w:r w:rsidRPr="00844FA1">
        <w:rPr>
          <w:rFonts w:cs="B Nazanin"/>
          <w:sz w:val="28"/>
          <w:szCs w:val="28"/>
          <w:rtl/>
          <w:lang w:bidi="fa-IR"/>
        </w:rPr>
        <w:t>دهنده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w:t>
      </w:r>
      <w:r w:rsidRPr="00844FA1">
        <w:rPr>
          <w:rFonts w:cs="B Nazanin"/>
          <w:sz w:val="28"/>
          <w:szCs w:val="28"/>
          <w:rtl/>
          <w:lang w:bidi="fa-IR"/>
        </w:rPr>
        <w:lastRenderedPageBreak/>
        <w:t>مبتن</w:t>
      </w:r>
      <w:r w:rsidRPr="00844FA1">
        <w:rPr>
          <w:rFonts w:cs="B Nazanin" w:hint="cs"/>
          <w:sz w:val="28"/>
          <w:szCs w:val="28"/>
          <w:rtl/>
          <w:lang w:bidi="fa-IR"/>
        </w:rPr>
        <w:t>ی</w:t>
      </w:r>
      <w:r w:rsidRPr="00844FA1">
        <w:rPr>
          <w:rFonts w:cs="B Nazanin"/>
          <w:sz w:val="28"/>
          <w:szCs w:val="28"/>
          <w:rtl/>
          <w:lang w:bidi="fa-IR"/>
        </w:rPr>
        <w:t xml:space="preserve"> بر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 xml:space="preserve"> </w:t>
      </w:r>
      <w:r>
        <w:rPr>
          <w:rFonts w:cs="B Nazanin" w:hint="cs"/>
          <w:sz w:val="28"/>
          <w:szCs w:val="28"/>
          <w:rtl/>
          <w:lang w:bidi="fa-IR"/>
        </w:rPr>
        <w:t>گره</w:t>
      </w:r>
      <w:r w:rsidRPr="00844FA1">
        <w:rPr>
          <w:rFonts w:cs="B Nazanin" w:hint="cs"/>
          <w:sz w:val="28"/>
          <w:szCs w:val="28"/>
          <w:rtl/>
          <w:lang w:bidi="fa-IR"/>
        </w:rPr>
        <w:t xml:space="preserve"> </w:t>
      </w:r>
      <w:r w:rsidRPr="00844FA1">
        <w:rPr>
          <w:rFonts w:ascii="Cambria Math" w:hAnsi="Cambria Math" w:cs="B Nazanin"/>
          <w:sz w:val="28"/>
          <w:szCs w:val="28"/>
          <w:lang w:bidi="fa-IR"/>
        </w:rPr>
        <w:t>𝑖</w:t>
      </w:r>
      <w:r w:rsidRPr="00844FA1">
        <w:rPr>
          <w:rFonts w:cs="B Nazanin"/>
          <w:sz w:val="28"/>
          <w:szCs w:val="28"/>
          <w:rtl/>
          <w:lang w:bidi="fa-IR"/>
        </w:rPr>
        <w:t xml:space="preserve"> است (شامل خود</w:t>
      </w:r>
      <w:r w:rsidRPr="00844FA1">
        <w:rPr>
          <w:rFonts w:cs="B Nazanin" w:hint="cs"/>
          <w:sz w:val="28"/>
          <w:szCs w:val="28"/>
          <w:rtl/>
          <w:lang w:bidi="fa-IR"/>
        </w:rPr>
        <w:t xml:space="preserve"> </w:t>
      </w:r>
      <w:r w:rsidRPr="00844FA1">
        <w:rPr>
          <w:rFonts w:ascii="Cambria Math" w:hAnsi="Cambria Math" w:cs="B Nazanin"/>
          <w:sz w:val="28"/>
          <w:szCs w:val="28"/>
          <w:lang w:bidi="fa-IR"/>
        </w:rPr>
        <w:t>𝑖</w:t>
      </w:r>
      <w:r w:rsidRPr="00844FA1">
        <w:rPr>
          <w:rFonts w:cs="B Nazanin"/>
          <w:sz w:val="28"/>
          <w:szCs w:val="28"/>
          <w:rtl/>
          <w:lang w:bidi="fa-IR"/>
        </w:rPr>
        <w:t>).</w:t>
      </w:r>
      <w:r w:rsidRPr="00844FA1">
        <w:rPr>
          <w:rFonts w:cs="B Nazanin" w:hint="cs"/>
          <w:sz w:val="28"/>
          <w:szCs w:val="28"/>
          <w:rtl/>
          <w:lang w:bidi="fa-IR"/>
        </w:rPr>
        <w:t xml:space="preserve"> </w:t>
      </w:r>
      <w:r w:rsidRPr="00844FA1">
        <w:rPr>
          <w:rFonts w:cs="B Nazanin"/>
          <w:sz w:val="28"/>
          <w:szCs w:val="28"/>
          <w:rtl/>
          <w:lang w:bidi="fa-IR"/>
        </w:rPr>
        <w:t xml:space="preserve">پس از </w:t>
      </w:r>
      <w:r w:rsidRPr="00844FA1">
        <w:rPr>
          <w:rFonts w:cs="B Nazanin" w:hint="cs"/>
          <w:sz w:val="28"/>
          <w:szCs w:val="28"/>
          <w:rtl/>
          <w:lang w:bidi="fa-IR"/>
        </w:rPr>
        <w:t>به دست آوردن</w:t>
      </w:r>
      <w:r w:rsidRPr="00844FA1">
        <w:rPr>
          <w:rFonts w:cs="B Nazanin"/>
          <w:sz w:val="28"/>
          <w:szCs w:val="28"/>
          <w:rtl/>
          <w:lang w:bidi="fa-IR"/>
        </w:rPr>
        <w:t xml:space="preserve"> 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ب</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جفت </w:t>
      </w:r>
      <w:r>
        <w:rPr>
          <w:rFonts w:cs="B Nazanin" w:hint="cs"/>
          <w:sz w:val="28"/>
          <w:szCs w:val="28"/>
          <w:rtl/>
          <w:lang w:bidi="fa-IR"/>
        </w:rPr>
        <w:t>گره</w:t>
      </w:r>
      <w:r w:rsidRPr="00844FA1">
        <w:rPr>
          <w:rFonts w:cs="B Nazanin" w:hint="cs"/>
          <w:sz w:val="28"/>
          <w:szCs w:val="28"/>
          <w:rtl/>
          <w:lang w:bidi="fa-IR"/>
        </w:rPr>
        <w:t>‌</w:t>
      </w:r>
      <w:r w:rsidRPr="00844FA1">
        <w:rPr>
          <w:rFonts w:cs="B Nazanin"/>
          <w:sz w:val="28"/>
          <w:szCs w:val="28"/>
          <w:rtl/>
          <w:lang w:bidi="fa-IR"/>
        </w:rPr>
        <w:t>ها</w:t>
      </w:r>
      <w:r w:rsidRPr="00844FA1">
        <w:rPr>
          <w:rFonts w:cs="B Nazanin" w:hint="cs"/>
          <w:sz w:val="28"/>
          <w:szCs w:val="28"/>
          <w:rtl/>
          <w:lang w:bidi="fa-IR"/>
        </w:rPr>
        <w:t>ی</w:t>
      </w:r>
      <w:r w:rsidRPr="00844FA1">
        <w:rPr>
          <w:rFonts w:cs="B Nazanin"/>
          <w:sz w:val="28"/>
          <w:szCs w:val="28"/>
          <w:rtl/>
          <w:lang w:bidi="fa-IR"/>
        </w:rPr>
        <w:t xml:space="preserve"> مبتن</w:t>
      </w:r>
      <w:r w:rsidRPr="00844FA1">
        <w:rPr>
          <w:rFonts w:cs="B Nazanin" w:hint="cs"/>
          <w:sz w:val="28"/>
          <w:szCs w:val="28"/>
          <w:rtl/>
          <w:lang w:bidi="fa-IR"/>
        </w:rPr>
        <w:t>ی</w:t>
      </w:r>
      <w:r w:rsidRPr="00844FA1">
        <w:rPr>
          <w:rFonts w:cs="B Nazanin"/>
          <w:sz w:val="28"/>
          <w:szCs w:val="28"/>
          <w:rtl/>
          <w:lang w:bidi="fa-IR"/>
        </w:rPr>
        <w:t xml:space="preserve"> بر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 xml:space="preserve"> </w:t>
      </w:r>
      <w:r w:rsidRPr="00844FA1">
        <w:rPr>
          <w:rFonts w:cs="B Nazanin"/>
          <w:sz w:val="28"/>
          <w:szCs w:val="28"/>
          <w:rtl/>
          <w:lang w:bidi="fa-IR"/>
        </w:rPr>
        <w:t xml:space="preserve">، آنها را </w:t>
      </w:r>
      <w:r w:rsidRPr="00844FA1">
        <w:rPr>
          <w:rFonts w:cs="B Nazanin" w:hint="cs"/>
          <w:sz w:val="28"/>
          <w:szCs w:val="28"/>
          <w:rtl/>
          <w:lang w:bidi="fa-IR"/>
        </w:rPr>
        <w:t>نرمال</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 xml:space="preserve"> کن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 xml:space="preserve"> تا ضر</w:t>
      </w:r>
      <w:r w:rsidRPr="00844FA1">
        <w:rPr>
          <w:rFonts w:cs="B Nazanin" w:hint="cs"/>
          <w:sz w:val="28"/>
          <w:szCs w:val="28"/>
          <w:rtl/>
          <w:lang w:bidi="fa-IR"/>
        </w:rPr>
        <w:t>ی</w:t>
      </w:r>
      <w:r w:rsidRPr="00844FA1">
        <w:rPr>
          <w:rFonts w:cs="B Nazanin" w:hint="eastAsia"/>
          <w:sz w:val="28"/>
          <w:szCs w:val="28"/>
          <w:rtl/>
          <w:lang w:bidi="fa-IR"/>
        </w:rPr>
        <w:t>ب</w:t>
      </w:r>
      <w:r w:rsidRPr="00844FA1">
        <w:rPr>
          <w:rFonts w:cs="B Nazanin"/>
          <w:sz w:val="28"/>
          <w:szCs w:val="28"/>
          <w:rtl/>
          <w:lang w:bidi="fa-IR"/>
        </w:rPr>
        <w:t xml:space="preserve"> وزن </w:t>
      </w:r>
      <m:oMath>
        <m:sSubSup>
          <m:sSubSupPr>
            <m:ctrlPr>
              <w:rPr>
                <w:rFonts w:ascii="Cambria Math" w:hAnsi="Cambria Math" w:cs="B Nazanin"/>
                <w:i/>
                <w:sz w:val="28"/>
                <w:szCs w:val="28"/>
                <w:lang w:bidi="fa-IR"/>
              </w:rPr>
            </m:ctrlPr>
          </m:sSubSupPr>
          <m:e>
            <m:r>
              <m:rPr>
                <m:sty m:val="p"/>
              </m:rPr>
              <w:rPr>
                <w:rFonts w:ascii="Cambria Math" w:hAnsi="Cambria Math" w:cs="B Nazanin"/>
                <w:sz w:val="28"/>
                <w:szCs w:val="28"/>
                <w:lang w:bidi="fa-IR"/>
              </w:rPr>
              <m:t>α</m:t>
            </m:r>
          </m:e>
          <m:sub>
            <m:r>
              <m:rPr>
                <m:sty m:val="p"/>
              </m:rPr>
              <w:rPr>
                <w:rFonts w:ascii="Cambria Math" w:hAnsi="Cambria Math" w:cs="B Nazanin"/>
                <w:sz w:val="28"/>
                <w:szCs w:val="28"/>
                <w:vertAlign w:val="subscript"/>
                <w:lang w:bidi="fa-IR"/>
              </w:rPr>
              <m:t>ij</m:t>
            </m:r>
          </m:sub>
          <m:sup>
            <m:r>
              <m:rPr>
                <m:sty m:val="p"/>
              </m:rPr>
              <w:rPr>
                <w:rFonts w:ascii="Cambria Math" w:hAnsi="Cambria Math" w:cs="B Nazanin"/>
                <w:sz w:val="28"/>
                <w:szCs w:val="28"/>
                <w:vertAlign w:val="superscript"/>
                <w:lang w:bidi="fa-IR"/>
              </w:rPr>
              <m:t>Φ</m:t>
            </m:r>
          </m:sup>
        </m:sSubSup>
      </m:oMath>
      <w:r w:rsidRPr="00844FA1">
        <w:rPr>
          <w:rFonts w:cs="B Nazanin"/>
          <w:sz w:val="28"/>
          <w:szCs w:val="28"/>
          <w:rtl/>
          <w:lang w:bidi="fa-IR"/>
        </w:rPr>
        <w:t xml:space="preserve"> را از طر</w:t>
      </w:r>
      <w:r w:rsidRPr="00844FA1">
        <w:rPr>
          <w:rFonts w:cs="B Nazanin" w:hint="cs"/>
          <w:sz w:val="28"/>
          <w:szCs w:val="28"/>
          <w:rtl/>
          <w:lang w:bidi="fa-IR"/>
        </w:rPr>
        <w:t>ی</w:t>
      </w:r>
      <w:r w:rsidRPr="00844FA1">
        <w:rPr>
          <w:rFonts w:cs="B Nazanin" w:hint="eastAsia"/>
          <w:sz w:val="28"/>
          <w:szCs w:val="28"/>
          <w:rtl/>
          <w:lang w:bidi="fa-IR"/>
        </w:rPr>
        <w:t>ق</w:t>
      </w:r>
      <w:r w:rsidRPr="00844FA1">
        <w:rPr>
          <w:rFonts w:cs="B Nazanin"/>
          <w:sz w:val="28"/>
          <w:szCs w:val="28"/>
          <w:rtl/>
          <w:lang w:bidi="fa-IR"/>
        </w:rPr>
        <w:t xml:space="preserve"> تابع </w:t>
      </w:r>
      <w:proofErr w:type="spellStart"/>
      <w:r w:rsidR="002C2868" w:rsidRPr="00844FA1">
        <w:rPr>
          <w:rFonts w:cs="B Nazanin"/>
          <w:sz w:val="28"/>
          <w:szCs w:val="28"/>
          <w:lang w:bidi="fa-IR"/>
        </w:rPr>
        <w:t>Softmax</w:t>
      </w:r>
      <w:proofErr w:type="spellEnd"/>
      <w:r w:rsidRPr="00844FA1">
        <w:rPr>
          <w:rFonts w:cs="B Nazanin"/>
          <w:sz w:val="28"/>
          <w:szCs w:val="28"/>
          <w:rtl/>
          <w:lang w:bidi="fa-IR"/>
        </w:rPr>
        <w:t xml:space="preserve"> بدست آور</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w:t>
      </w:r>
    </w:p>
    <w:p w14:paraId="17F66516" w14:textId="7FDBBD68" w:rsidR="003C2EC8" w:rsidRDefault="003C2EC8" w:rsidP="005E33D4">
      <w:pPr>
        <w:jc w:val="center"/>
        <w:rPr>
          <w:rFonts w:cs="B Nazanin"/>
          <w:sz w:val="28"/>
          <w:szCs w:val="28"/>
          <w:rtl/>
          <w:lang w:bidi="fa-IR"/>
        </w:rPr>
      </w:pPr>
      <w:r w:rsidRPr="00844FA1">
        <w:rPr>
          <w:rFonts w:cs="B Nazanin"/>
          <w:noProof/>
          <w:sz w:val="28"/>
          <w:szCs w:val="28"/>
          <w:lang w:bidi="fa-IR"/>
        </w:rPr>
        <w:drawing>
          <wp:inline distT="0" distB="0" distL="0" distR="0" wp14:anchorId="6CB847BE" wp14:editId="74A52DD2">
            <wp:extent cx="3696216" cy="571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6216" cy="571580"/>
                    </a:xfrm>
                    <a:prstGeom prst="rect">
                      <a:avLst/>
                    </a:prstGeom>
                  </pic:spPr>
                </pic:pic>
              </a:graphicData>
            </a:graphic>
          </wp:inline>
        </w:drawing>
      </w:r>
    </w:p>
    <w:p w14:paraId="0504396D" w14:textId="15C2B441" w:rsidR="00AF2BBD" w:rsidRDefault="00AF2BBD" w:rsidP="00B4535B">
      <w:pPr>
        <w:bidi/>
        <w:jc w:val="both"/>
        <w:rPr>
          <w:rFonts w:cs="B Nazanin"/>
          <w:sz w:val="28"/>
          <w:szCs w:val="28"/>
          <w:rtl/>
          <w:lang w:bidi="fa-IR"/>
        </w:rPr>
      </w:pPr>
      <w:r w:rsidRPr="00844FA1">
        <w:rPr>
          <w:rFonts w:cs="B Nazanin"/>
          <w:sz w:val="28"/>
          <w:szCs w:val="28"/>
          <w:rtl/>
          <w:lang w:bidi="fa-IR"/>
        </w:rPr>
        <w:t xml:space="preserve">که در آن </w:t>
      </w:r>
      <w:r w:rsidRPr="00844FA1">
        <w:rPr>
          <w:rFonts w:ascii="Cambria Math" w:hAnsi="Cambria Math" w:cs="B Nazanin"/>
          <w:sz w:val="28"/>
          <w:szCs w:val="28"/>
          <w:lang w:bidi="fa-IR"/>
        </w:rPr>
        <w:t>𝜎</w:t>
      </w:r>
      <w:r w:rsidRPr="00844FA1">
        <w:rPr>
          <w:rFonts w:cs="B Nazanin"/>
          <w:sz w:val="28"/>
          <w:szCs w:val="28"/>
          <w:rtl/>
          <w:lang w:bidi="fa-IR"/>
        </w:rPr>
        <w:t xml:space="preserve"> نشانگر تابع فعال ساز</w:t>
      </w:r>
      <w:r w:rsidRPr="00844FA1">
        <w:rPr>
          <w:rFonts w:cs="B Nazanin" w:hint="cs"/>
          <w:sz w:val="28"/>
          <w:szCs w:val="28"/>
          <w:rtl/>
          <w:lang w:bidi="fa-IR"/>
        </w:rPr>
        <w:t>ی</w:t>
      </w:r>
      <w:r w:rsidRPr="00844FA1">
        <w:rPr>
          <w:rFonts w:cs="B Nazanin"/>
          <w:sz w:val="28"/>
          <w:szCs w:val="28"/>
          <w:rtl/>
          <w:lang w:bidi="fa-IR"/>
        </w:rPr>
        <w:t xml:space="preserve"> است ، </w:t>
      </w:r>
      <w:r w:rsidRPr="00844FA1">
        <w:rPr>
          <w:rFonts w:ascii="Cambria Math" w:hAnsi="Cambria Math" w:cs="Cambria Math" w:hint="cs"/>
          <w:sz w:val="28"/>
          <w:szCs w:val="28"/>
          <w:rtl/>
          <w:lang w:bidi="fa-IR"/>
        </w:rPr>
        <w:t>∥</w:t>
      </w:r>
      <w:r w:rsidRPr="00844FA1">
        <w:rPr>
          <w:rFonts w:cs="B Nazanin"/>
          <w:sz w:val="28"/>
          <w:szCs w:val="28"/>
          <w:rtl/>
          <w:lang w:bidi="fa-IR"/>
        </w:rPr>
        <w:t xml:space="preserve"> نشان دهنده عمل</w:t>
      </w:r>
      <w:r w:rsidRPr="00844FA1">
        <w:rPr>
          <w:rFonts w:cs="B Nazanin" w:hint="cs"/>
          <w:sz w:val="28"/>
          <w:szCs w:val="28"/>
          <w:rtl/>
          <w:lang w:bidi="fa-IR"/>
        </w:rPr>
        <w:t>ی</w:t>
      </w:r>
      <w:r w:rsidRPr="00844FA1">
        <w:rPr>
          <w:rFonts w:cs="B Nazanin" w:hint="eastAsia"/>
          <w:sz w:val="28"/>
          <w:szCs w:val="28"/>
          <w:rtl/>
          <w:lang w:bidi="fa-IR"/>
        </w:rPr>
        <w:t>ات</w:t>
      </w:r>
      <w:r w:rsidRPr="00844FA1">
        <w:rPr>
          <w:rFonts w:cs="B Nazanin"/>
          <w:sz w:val="28"/>
          <w:szCs w:val="28"/>
          <w:rtl/>
          <w:lang w:bidi="fa-IR"/>
        </w:rPr>
        <w:t xml:space="preserve"> اتصال م</w:t>
      </w:r>
      <w:r w:rsidRPr="00844FA1">
        <w:rPr>
          <w:rFonts w:cs="B Nazanin" w:hint="cs"/>
          <w:sz w:val="28"/>
          <w:szCs w:val="28"/>
          <w:rtl/>
          <w:lang w:bidi="fa-IR"/>
        </w:rPr>
        <w:t>ی</w:t>
      </w:r>
      <w:r w:rsidRPr="00844FA1">
        <w:rPr>
          <w:rFonts w:cs="B Nazanin"/>
          <w:sz w:val="28"/>
          <w:szCs w:val="28"/>
          <w:rtl/>
          <w:lang w:bidi="fa-IR"/>
        </w:rPr>
        <w:t xml:space="preserve"> باشد و </w:t>
      </w:r>
      <w:proofErr w:type="spellStart"/>
      <w:r w:rsidRPr="00844FA1">
        <w:rPr>
          <w:rFonts w:cs="B Nazanin"/>
          <w:sz w:val="28"/>
          <w:szCs w:val="28"/>
          <w:lang w:bidi="fa-IR"/>
        </w:rPr>
        <w:t>a</w:t>
      </w:r>
      <w:r w:rsidRPr="00844FA1">
        <w:rPr>
          <w:rFonts w:cs="B Nazanin"/>
          <w:sz w:val="28"/>
          <w:szCs w:val="28"/>
          <w:vertAlign w:val="subscript"/>
          <w:lang w:bidi="fa-IR"/>
        </w:rPr>
        <w:t>Φ</w:t>
      </w:r>
      <w:proofErr w:type="spellEnd"/>
      <w:r w:rsidRPr="00844FA1">
        <w:rPr>
          <w:rFonts w:cs="B Nazanin"/>
          <w:sz w:val="28"/>
          <w:szCs w:val="28"/>
          <w:rtl/>
          <w:lang w:bidi="fa-IR"/>
        </w:rPr>
        <w:t xml:space="preserve"> بردار توجه در سطح گره برا</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 xml:space="preserve"> </w:t>
      </w:r>
      <w:r w:rsidRPr="00844FA1">
        <w:rPr>
          <w:rFonts w:cs="B Nazanin"/>
          <w:sz w:val="28"/>
          <w:szCs w:val="28"/>
          <w:lang w:bidi="fa-IR"/>
        </w:rPr>
        <w:t>Φ</w:t>
      </w:r>
      <w:r w:rsidRPr="00844FA1">
        <w:rPr>
          <w:rFonts w:cs="B Nazanin"/>
          <w:sz w:val="28"/>
          <w:szCs w:val="28"/>
          <w:rtl/>
          <w:lang w:bidi="fa-IR"/>
        </w:rPr>
        <w:t xml:space="preserve"> است.</w:t>
      </w:r>
      <w:r w:rsidRPr="00844FA1">
        <w:rPr>
          <w:rFonts w:cs="B Nazanin" w:hint="cs"/>
          <w:sz w:val="28"/>
          <w:szCs w:val="28"/>
          <w:rtl/>
          <w:lang w:bidi="fa-IR"/>
        </w:rPr>
        <w:t xml:space="preserve"> </w:t>
      </w:r>
      <w:r w:rsidRPr="00844FA1">
        <w:rPr>
          <w:rFonts w:cs="B Nazanin"/>
          <w:sz w:val="28"/>
          <w:szCs w:val="28"/>
          <w:rtl/>
          <w:lang w:bidi="fa-IR"/>
        </w:rPr>
        <w:t>همانطور که از معادله م</w:t>
      </w:r>
      <w:r w:rsidRPr="00844FA1">
        <w:rPr>
          <w:rFonts w:cs="B Nazanin" w:hint="cs"/>
          <w:sz w:val="28"/>
          <w:szCs w:val="28"/>
          <w:rtl/>
          <w:lang w:bidi="fa-IR"/>
        </w:rPr>
        <w:t>ی</w:t>
      </w:r>
      <w:r w:rsidRPr="00844FA1">
        <w:rPr>
          <w:rFonts w:cs="B Nazanin"/>
          <w:sz w:val="28"/>
          <w:szCs w:val="28"/>
          <w:rtl/>
          <w:lang w:bidi="fa-IR"/>
        </w:rPr>
        <w:t xml:space="preserve"> ب</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 (3) ، ضر</w:t>
      </w:r>
      <w:r w:rsidRPr="00844FA1">
        <w:rPr>
          <w:rFonts w:cs="B Nazanin" w:hint="cs"/>
          <w:sz w:val="28"/>
          <w:szCs w:val="28"/>
          <w:rtl/>
          <w:lang w:bidi="fa-IR"/>
        </w:rPr>
        <w:t>ی</w:t>
      </w:r>
      <w:r w:rsidRPr="00844FA1">
        <w:rPr>
          <w:rFonts w:cs="B Nazanin" w:hint="eastAsia"/>
          <w:sz w:val="28"/>
          <w:szCs w:val="28"/>
          <w:rtl/>
          <w:lang w:bidi="fa-IR"/>
        </w:rPr>
        <w:t>ب</w:t>
      </w:r>
      <w:r w:rsidRPr="00844FA1">
        <w:rPr>
          <w:rFonts w:cs="B Nazanin"/>
          <w:sz w:val="28"/>
          <w:szCs w:val="28"/>
          <w:rtl/>
          <w:lang w:bidi="fa-IR"/>
        </w:rPr>
        <w:t xml:space="preserve"> وزن (</w:t>
      </w:r>
      <w:r w:rsidRPr="00844FA1">
        <w:rPr>
          <w:rFonts w:ascii="Cambria Math" w:hAnsi="Cambria Math" w:cs="B Nazanin"/>
          <w:sz w:val="28"/>
          <w:szCs w:val="28"/>
          <w:lang w:bidi="fa-IR"/>
        </w:rPr>
        <w:t>𝑖</w:t>
      </w:r>
      <w:r w:rsidRPr="00844FA1">
        <w:rPr>
          <w:rFonts w:cs="B Nazanin"/>
          <w:sz w:val="28"/>
          <w:szCs w:val="28"/>
          <w:lang w:bidi="fa-IR"/>
        </w:rPr>
        <w:t xml:space="preserve">, </w:t>
      </w:r>
      <w:r w:rsidRPr="00844FA1">
        <w:rPr>
          <w:rFonts w:ascii="Cambria Math" w:hAnsi="Cambria Math" w:cs="B Nazanin"/>
          <w:sz w:val="28"/>
          <w:szCs w:val="28"/>
          <w:lang w:bidi="fa-IR"/>
        </w:rPr>
        <w:t>𝑗</w:t>
      </w:r>
      <w:r w:rsidRPr="00844FA1">
        <w:rPr>
          <w:rFonts w:cs="B Nazanin"/>
          <w:sz w:val="28"/>
          <w:szCs w:val="28"/>
          <w:rtl/>
          <w:lang w:bidi="fa-IR"/>
        </w:rPr>
        <w:t xml:space="preserve"> ) به و</w:t>
      </w:r>
      <w:r w:rsidRPr="00844FA1">
        <w:rPr>
          <w:rFonts w:cs="B Nazanin" w:hint="cs"/>
          <w:sz w:val="28"/>
          <w:szCs w:val="28"/>
          <w:rtl/>
          <w:lang w:bidi="fa-IR"/>
        </w:rPr>
        <w:t>ی</w:t>
      </w:r>
      <w:r w:rsidRPr="00844FA1">
        <w:rPr>
          <w:rFonts w:cs="B Nazanin" w:hint="eastAsia"/>
          <w:sz w:val="28"/>
          <w:szCs w:val="28"/>
          <w:rtl/>
          <w:lang w:bidi="fa-IR"/>
        </w:rPr>
        <w:t>ژگ</w:t>
      </w:r>
      <w:r w:rsidRPr="00844FA1">
        <w:rPr>
          <w:rFonts w:cs="B Nazanin" w:hint="cs"/>
          <w:sz w:val="28"/>
          <w:szCs w:val="28"/>
          <w:rtl/>
          <w:lang w:bidi="fa-IR"/>
        </w:rPr>
        <w:t>ی</w:t>
      </w:r>
      <w:r w:rsidRPr="00844FA1">
        <w:rPr>
          <w:rFonts w:cs="B Nazanin"/>
          <w:sz w:val="28"/>
          <w:szCs w:val="28"/>
          <w:rtl/>
          <w:lang w:bidi="fa-IR"/>
        </w:rPr>
        <w:t xml:space="preserve"> ها</w:t>
      </w:r>
      <w:r w:rsidRPr="00844FA1">
        <w:rPr>
          <w:rFonts w:cs="B Nazanin" w:hint="cs"/>
          <w:sz w:val="28"/>
          <w:szCs w:val="28"/>
          <w:rtl/>
          <w:lang w:bidi="fa-IR"/>
        </w:rPr>
        <w:t>ی</w:t>
      </w:r>
      <w:r w:rsidRPr="00844FA1">
        <w:rPr>
          <w:rFonts w:cs="B Nazanin"/>
          <w:sz w:val="28"/>
          <w:szCs w:val="28"/>
          <w:rtl/>
          <w:lang w:bidi="fa-IR"/>
        </w:rPr>
        <w:t xml:space="preserve"> آنها بستگ</w:t>
      </w:r>
      <w:r w:rsidRPr="00844FA1">
        <w:rPr>
          <w:rFonts w:cs="B Nazanin" w:hint="cs"/>
          <w:sz w:val="28"/>
          <w:szCs w:val="28"/>
          <w:rtl/>
          <w:lang w:bidi="fa-IR"/>
        </w:rPr>
        <w:t>ی</w:t>
      </w:r>
      <w:r w:rsidRPr="00844FA1">
        <w:rPr>
          <w:rFonts w:cs="B Nazanin"/>
          <w:sz w:val="28"/>
          <w:szCs w:val="28"/>
          <w:rtl/>
          <w:lang w:bidi="fa-IR"/>
        </w:rPr>
        <w:t xml:space="preserve"> دارد.</w:t>
      </w:r>
      <w:r w:rsidRPr="00844FA1">
        <w:rPr>
          <w:rFonts w:cs="B Nazanin" w:hint="cs"/>
          <w:sz w:val="28"/>
          <w:szCs w:val="28"/>
          <w:rtl/>
          <w:lang w:bidi="fa-IR"/>
        </w:rPr>
        <w:t xml:space="preserve"> </w:t>
      </w:r>
      <w:r w:rsidRPr="00844FA1">
        <w:rPr>
          <w:rFonts w:cs="B Nazanin"/>
          <w:sz w:val="28"/>
          <w:szCs w:val="28"/>
          <w:rtl/>
          <w:lang w:bidi="fa-IR"/>
        </w:rPr>
        <w:t>همچن</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توجه داشته باش</w:t>
      </w:r>
      <w:r w:rsidRPr="00844FA1">
        <w:rPr>
          <w:rFonts w:cs="B Nazanin" w:hint="cs"/>
          <w:sz w:val="28"/>
          <w:szCs w:val="28"/>
          <w:rtl/>
          <w:lang w:bidi="fa-IR"/>
        </w:rPr>
        <w:t>ی</w:t>
      </w:r>
      <w:r w:rsidRPr="00844FA1">
        <w:rPr>
          <w:rFonts w:cs="B Nazanin" w:hint="eastAsia"/>
          <w:sz w:val="28"/>
          <w:szCs w:val="28"/>
          <w:rtl/>
          <w:lang w:bidi="fa-IR"/>
        </w:rPr>
        <w:t>د</w:t>
      </w:r>
      <w:r w:rsidRPr="00844FA1">
        <w:rPr>
          <w:rFonts w:cs="B Nazanin"/>
          <w:sz w:val="28"/>
          <w:szCs w:val="28"/>
          <w:rtl/>
          <w:lang w:bidi="fa-IR"/>
        </w:rPr>
        <w:t xml:space="preserve"> که ضر</w:t>
      </w:r>
      <w:r w:rsidRPr="00844FA1">
        <w:rPr>
          <w:rFonts w:cs="B Nazanin" w:hint="cs"/>
          <w:sz w:val="28"/>
          <w:szCs w:val="28"/>
          <w:rtl/>
          <w:lang w:bidi="fa-IR"/>
        </w:rPr>
        <w:t>ی</w:t>
      </w:r>
      <w:r w:rsidRPr="00844FA1">
        <w:rPr>
          <w:rFonts w:cs="B Nazanin" w:hint="eastAsia"/>
          <w:sz w:val="28"/>
          <w:szCs w:val="28"/>
          <w:rtl/>
          <w:lang w:bidi="fa-IR"/>
        </w:rPr>
        <w:t>ب</w:t>
      </w:r>
      <w:r w:rsidRPr="00844FA1">
        <w:rPr>
          <w:rFonts w:cs="B Nazanin"/>
          <w:sz w:val="28"/>
          <w:szCs w:val="28"/>
          <w:rtl/>
          <w:lang w:bidi="fa-IR"/>
        </w:rPr>
        <w:t xml:space="preserve"> وزن </w:t>
      </w:r>
      <m:oMath>
        <m:sSubSup>
          <m:sSubSupPr>
            <m:ctrlPr>
              <w:rPr>
                <w:rFonts w:ascii="Cambria Math" w:hAnsi="Cambria Math" w:cs="B Nazanin"/>
                <w:i/>
                <w:sz w:val="28"/>
                <w:szCs w:val="28"/>
                <w:lang w:bidi="fa-IR"/>
              </w:rPr>
            </m:ctrlPr>
          </m:sSubSupPr>
          <m:e>
            <m:r>
              <m:rPr>
                <m:sty m:val="p"/>
              </m:rPr>
              <w:rPr>
                <w:rFonts w:ascii="Cambria Math" w:hAnsi="Cambria Math" w:cs="B Nazanin"/>
                <w:sz w:val="28"/>
                <w:szCs w:val="28"/>
                <w:lang w:bidi="fa-IR"/>
              </w:rPr>
              <m:t>α</m:t>
            </m:r>
          </m:e>
          <m:sub>
            <m:r>
              <m:rPr>
                <m:sty m:val="p"/>
              </m:rPr>
              <w:rPr>
                <w:rFonts w:ascii="Cambria Math" w:hAnsi="Cambria Math" w:cs="B Nazanin"/>
                <w:sz w:val="28"/>
                <w:szCs w:val="28"/>
                <w:vertAlign w:val="subscript"/>
                <w:lang w:bidi="fa-IR"/>
              </w:rPr>
              <m:t>ij</m:t>
            </m:r>
          </m:sub>
          <m:sup>
            <m:r>
              <m:rPr>
                <m:sty m:val="p"/>
              </m:rPr>
              <w:rPr>
                <w:rFonts w:ascii="Cambria Math" w:hAnsi="Cambria Math" w:cs="B Nazanin"/>
                <w:sz w:val="28"/>
                <w:szCs w:val="28"/>
                <w:vertAlign w:val="superscript"/>
                <w:lang w:bidi="fa-IR"/>
              </w:rPr>
              <m:t>Φ</m:t>
            </m:r>
          </m:sup>
        </m:sSubSup>
      </m:oMath>
      <w:r w:rsidRPr="00844FA1">
        <w:rPr>
          <w:rFonts w:cs="B Nazanin"/>
          <w:sz w:val="28"/>
          <w:szCs w:val="28"/>
          <w:rtl/>
          <w:lang w:bidi="fa-IR"/>
        </w:rPr>
        <w:t xml:space="preserve"> نامتقارن است به ا</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معن</w:t>
      </w:r>
      <w:r w:rsidRPr="00844FA1">
        <w:rPr>
          <w:rFonts w:cs="B Nazanin" w:hint="cs"/>
          <w:sz w:val="28"/>
          <w:szCs w:val="28"/>
          <w:rtl/>
          <w:lang w:bidi="fa-IR"/>
        </w:rPr>
        <w:t>ی</w:t>
      </w:r>
      <w:r w:rsidRPr="00844FA1">
        <w:rPr>
          <w:rFonts w:cs="B Nazanin"/>
          <w:sz w:val="28"/>
          <w:szCs w:val="28"/>
          <w:rtl/>
          <w:lang w:bidi="fa-IR"/>
        </w:rPr>
        <w:t xml:space="preserve"> که آنها کمک متفاوت</w:t>
      </w:r>
      <w:r w:rsidRPr="00844FA1">
        <w:rPr>
          <w:rFonts w:cs="B Nazanin" w:hint="cs"/>
          <w:sz w:val="28"/>
          <w:szCs w:val="28"/>
          <w:rtl/>
          <w:lang w:bidi="fa-IR"/>
        </w:rPr>
        <w:t>ی</w:t>
      </w:r>
      <w:r w:rsidRPr="00844FA1">
        <w:rPr>
          <w:rFonts w:cs="B Nazanin"/>
          <w:sz w:val="28"/>
          <w:szCs w:val="28"/>
          <w:rtl/>
          <w:lang w:bidi="fa-IR"/>
        </w:rPr>
        <w:t xml:space="preserve"> به </w:t>
      </w:r>
      <w:r w:rsidRPr="00844FA1">
        <w:rPr>
          <w:rFonts w:cs="B Nazanin" w:hint="cs"/>
          <w:sz w:val="28"/>
          <w:szCs w:val="28"/>
          <w:rtl/>
          <w:lang w:bidi="fa-IR"/>
        </w:rPr>
        <w:t>ی</w:t>
      </w:r>
      <w:r w:rsidRPr="00844FA1">
        <w:rPr>
          <w:rFonts w:cs="B Nazanin" w:hint="eastAsia"/>
          <w:sz w:val="28"/>
          <w:szCs w:val="28"/>
          <w:rtl/>
          <w:lang w:bidi="fa-IR"/>
        </w:rPr>
        <w:t>کد</w:t>
      </w:r>
      <w:r w:rsidRPr="00844FA1">
        <w:rPr>
          <w:rFonts w:cs="B Nazanin" w:hint="cs"/>
          <w:sz w:val="28"/>
          <w:szCs w:val="28"/>
          <w:rtl/>
          <w:lang w:bidi="fa-IR"/>
        </w:rPr>
        <w:t>ی</w:t>
      </w:r>
      <w:r w:rsidRPr="00844FA1">
        <w:rPr>
          <w:rFonts w:cs="B Nazanin" w:hint="eastAsia"/>
          <w:sz w:val="28"/>
          <w:szCs w:val="28"/>
          <w:rtl/>
          <w:lang w:bidi="fa-IR"/>
        </w:rPr>
        <w:t>گر</w:t>
      </w:r>
      <w:r w:rsidRPr="00844FA1">
        <w:rPr>
          <w:rFonts w:cs="B Nazanin"/>
          <w:sz w:val="28"/>
          <w:szCs w:val="28"/>
          <w:rtl/>
          <w:lang w:bidi="fa-IR"/>
        </w:rPr>
        <w:t xml:space="preserve"> م</w:t>
      </w:r>
      <w:r w:rsidRPr="00844FA1">
        <w:rPr>
          <w:rFonts w:cs="B Nazanin" w:hint="cs"/>
          <w:sz w:val="28"/>
          <w:szCs w:val="28"/>
          <w:rtl/>
          <w:lang w:bidi="fa-IR"/>
        </w:rPr>
        <w:t>ی‌کن</w:t>
      </w:r>
      <w:r w:rsidRPr="00844FA1">
        <w:rPr>
          <w:rFonts w:cs="B Nazanin"/>
          <w:sz w:val="28"/>
          <w:szCs w:val="28"/>
          <w:rtl/>
          <w:lang w:bidi="fa-IR"/>
        </w:rPr>
        <w:t>ند.</w:t>
      </w:r>
      <w:r w:rsidRPr="00844FA1">
        <w:rPr>
          <w:rFonts w:cs="B Nazanin" w:hint="cs"/>
          <w:sz w:val="28"/>
          <w:szCs w:val="28"/>
          <w:rtl/>
          <w:lang w:bidi="fa-IR"/>
        </w:rPr>
        <w:t xml:space="preserve"> </w:t>
      </w:r>
      <w:r w:rsidRPr="00844FA1">
        <w:rPr>
          <w:rFonts w:cs="B Nazanin"/>
          <w:sz w:val="28"/>
          <w:szCs w:val="28"/>
          <w:rtl/>
          <w:lang w:bidi="fa-IR"/>
        </w:rPr>
        <w:t>نه تنها به دل</w:t>
      </w:r>
      <w:r w:rsidRPr="00844FA1">
        <w:rPr>
          <w:rFonts w:cs="B Nazanin" w:hint="cs"/>
          <w:sz w:val="28"/>
          <w:szCs w:val="28"/>
          <w:rtl/>
          <w:lang w:bidi="fa-IR"/>
        </w:rPr>
        <w:t>ی</w:t>
      </w:r>
      <w:r w:rsidRPr="00844FA1">
        <w:rPr>
          <w:rFonts w:cs="B Nazanin" w:hint="eastAsia"/>
          <w:sz w:val="28"/>
          <w:szCs w:val="28"/>
          <w:rtl/>
          <w:lang w:bidi="fa-IR"/>
        </w:rPr>
        <w:t>ل</w:t>
      </w:r>
      <w:r w:rsidRPr="00844FA1">
        <w:rPr>
          <w:rFonts w:cs="B Nazanin"/>
          <w:sz w:val="28"/>
          <w:szCs w:val="28"/>
          <w:rtl/>
          <w:lang w:bidi="fa-IR"/>
        </w:rPr>
        <w:t xml:space="preserve">  ترت</w:t>
      </w:r>
      <w:r w:rsidRPr="00844FA1">
        <w:rPr>
          <w:rFonts w:cs="B Nazanin" w:hint="cs"/>
          <w:sz w:val="28"/>
          <w:szCs w:val="28"/>
          <w:rtl/>
          <w:lang w:bidi="fa-IR"/>
        </w:rPr>
        <w:t>ی</w:t>
      </w:r>
      <w:r w:rsidRPr="00844FA1">
        <w:rPr>
          <w:rFonts w:cs="B Nazanin" w:hint="eastAsia"/>
          <w:sz w:val="28"/>
          <w:szCs w:val="28"/>
          <w:rtl/>
          <w:lang w:bidi="fa-IR"/>
        </w:rPr>
        <w:t>ب</w:t>
      </w:r>
      <w:r w:rsidRPr="00844FA1">
        <w:rPr>
          <w:rFonts w:cs="B Nazanin"/>
          <w:sz w:val="28"/>
          <w:szCs w:val="28"/>
          <w:rtl/>
          <w:lang w:bidi="fa-IR"/>
        </w:rPr>
        <w:t xml:space="preserve"> اتصال در </w:t>
      </w:r>
      <w:r w:rsidRPr="00844FA1">
        <w:rPr>
          <w:rFonts w:cs="B Nazanin" w:hint="cs"/>
          <w:sz w:val="28"/>
          <w:szCs w:val="28"/>
          <w:rtl/>
          <w:lang w:bidi="fa-IR"/>
        </w:rPr>
        <w:t>صورت</w:t>
      </w:r>
      <w:r w:rsidRPr="00844FA1">
        <w:rPr>
          <w:rFonts w:cs="B Nazanin"/>
          <w:sz w:val="28"/>
          <w:szCs w:val="28"/>
          <w:rtl/>
          <w:lang w:bidi="fa-IR"/>
        </w:rPr>
        <w:t xml:space="preserve"> ، بلکه به ا</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دل</w:t>
      </w:r>
      <w:r w:rsidRPr="00844FA1">
        <w:rPr>
          <w:rFonts w:cs="B Nazanin" w:hint="cs"/>
          <w:sz w:val="28"/>
          <w:szCs w:val="28"/>
          <w:rtl/>
          <w:lang w:bidi="fa-IR"/>
        </w:rPr>
        <w:t>ی</w:t>
      </w:r>
      <w:r w:rsidRPr="00844FA1">
        <w:rPr>
          <w:rFonts w:cs="B Nazanin" w:hint="eastAsia"/>
          <w:sz w:val="28"/>
          <w:szCs w:val="28"/>
          <w:rtl/>
          <w:lang w:bidi="fa-IR"/>
        </w:rPr>
        <w:t>ل</w:t>
      </w:r>
      <w:r w:rsidRPr="00844FA1">
        <w:rPr>
          <w:rFonts w:cs="B Nazanin"/>
          <w:sz w:val="28"/>
          <w:szCs w:val="28"/>
          <w:rtl/>
          <w:lang w:bidi="fa-IR"/>
        </w:rPr>
        <w:t xml:space="preserve"> که آنها همسا</w:t>
      </w:r>
      <w:r w:rsidRPr="00844FA1">
        <w:rPr>
          <w:rFonts w:cs="B Nazanin" w:hint="cs"/>
          <w:sz w:val="28"/>
          <w:szCs w:val="28"/>
          <w:rtl/>
          <w:lang w:bidi="fa-IR"/>
        </w:rPr>
        <w:t>ی</w:t>
      </w:r>
      <w:r w:rsidRPr="00844FA1">
        <w:rPr>
          <w:rFonts w:cs="B Nazanin" w:hint="eastAsia"/>
          <w:sz w:val="28"/>
          <w:szCs w:val="28"/>
          <w:rtl/>
          <w:lang w:bidi="fa-IR"/>
        </w:rPr>
        <w:t>گان</w:t>
      </w:r>
      <w:r w:rsidRPr="00844FA1">
        <w:rPr>
          <w:rFonts w:cs="B Nazanin"/>
          <w:sz w:val="28"/>
          <w:szCs w:val="28"/>
          <w:rtl/>
          <w:lang w:bidi="fa-IR"/>
        </w:rPr>
        <w:t xml:space="preserve"> </w:t>
      </w:r>
      <w:r>
        <w:rPr>
          <w:rFonts w:cs="B Nazanin" w:hint="cs"/>
          <w:sz w:val="28"/>
          <w:szCs w:val="28"/>
          <w:rtl/>
          <w:lang w:bidi="fa-IR"/>
        </w:rPr>
        <w:t>متفاوتی</w:t>
      </w:r>
      <w:r w:rsidRPr="00844FA1">
        <w:rPr>
          <w:rFonts w:cs="B Nazanin"/>
          <w:sz w:val="28"/>
          <w:szCs w:val="28"/>
          <w:rtl/>
          <w:lang w:bidi="fa-IR"/>
        </w:rPr>
        <w:t xml:space="preserve"> دارند بنابرا</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w:t>
      </w:r>
      <w:r w:rsidRPr="00844FA1">
        <w:rPr>
          <w:rFonts w:cs="B Nazanin" w:hint="cs"/>
          <w:sz w:val="28"/>
          <w:szCs w:val="28"/>
          <w:rtl/>
          <w:lang w:bidi="fa-IR"/>
        </w:rPr>
        <w:t>ترم</w:t>
      </w:r>
      <w:r w:rsidRPr="00844FA1">
        <w:rPr>
          <w:rFonts w:cs="B Nazanin"/>
          <w:sz w:val="28"/>
          <w:szCs w:val="28"/>
          <w:rtl/>
          <w:lang w:bidi="fa-IR"/>
        </w:rPr>
        <w:t xml:space="preserve"> نرمال (مخرج) کاملاً متفاوت خواهد بود.</w:t>
      </w:r>
      <w:r w:rsidRPr="00844FA1">
        <w:rPr>
          <w:rFonts w:cs="B Nazanin" w:hint="cs"/>
          <w:sz w:val="28"/>
          <w:szCs w:val="28"/>
          <w:rtl/>
          <w:lang w:bidi="fa-IR"/>
        </w:rPr>
        <w:t xml:space="preserve"> </w:t>
      </w:r>
      <w:r w:rsidRPr="00844FA1">
        <w:rPr>
          <w:rFonts w:cs="B Nazanin"/>
          <w:sz w:val="28"/>
          <w:szCs w:val="28"/>
          <w:rtl/>
          <w:lang w:bidi="fa-IR"/>
        </w:rPr>
        <w:t>سپس ،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مبتن</w:t>
      </w:r>
      <w:r w:rsidRPr="00844FA1">
        <w:rPr>
          <w:rFonts w:cs="B Nazanin" w:hint="cs"/>
          <w:sz w:val="28"/>
          <w:szCs w:val="28"/>
          <w:rtl/>
          <w:lang w:bidi="fa-IR"/>
        </w:rPr>
        <w:t>ی</w:t>
      </w:r>
      <w:r w:rsidRPr="00844FA1">
        <w:rPr>
          <w:rFonts w:cs="B Nazanin"/>
          <w:sz w:val="28"/>
          <w:szCs w:val="28"/>
          <w:rtl/>
          <w:lang w:bidi="fa-IR"/>
        </w:rPr>
        <w:t xml:space="preserve"> بر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 xml:space="preserve"> </w:t>
      </w:r>
      <w:r w:rsidRPr="00844FA1">
        <w:rPr>
          <w:rFonts w:cs="B Nazanin"/>
          <w:sz w:val="28"/>
          <w:szCs w:val="28"/>
          <w:rtl/>
          <w:lang w:bidi="fa-IR"/>
        </w:rPr>
        <w:t xml:space="preserve">گره </w:t>
      </w:r>
      <w:r w:rsidRPr="00844FA1">
        <w:rPr>
          <w:rFonts w:ascii="Cambria Math" w:hAnsi="Cambria Math" w:cs="B Nazanin"/>
          <w:sz w:val="28"/>
          <w:szCs w:val="28"/>
          <w:lang w:bidi="fa-IR"/>
        </w:rPr>
        <w:t>𝑖</w:t>
      </w:r>
      <w:r w:rsidRPr="00844FA1">
        <w:rPr>
          <w:rFonts w:cs="B Nazanin" w:hint="cs"/>
          <w:sz w:val="28"/>
          <w:szCs w:val="28"/>
          <w:rtl/>
          <w:lang w:bidi="fa-IR"/>
        </w:rPr>
        <w:t xml:space="preserve"> </w:t>
      </w:r>
      <w:r w:rsidRPr="00844FA1">
        <w:rPr>
          <w:rFonts w:cs="B Nazanin"/>
          <w:sz w:val="28"/>
          <w:szCs w:val="28"/>
          <w:rtl/>
          <w:lang w:bidi="fa-IR"/>
        </w:rPr>
        <w:t>م</w:t>
      </w:r>
      <w:r w:rsidRPr="00844FA1">
        <w:rPr>
          <w:rFonts w:cs="B Nazanin" w:hint="cs"/>
          <w:sz w:val="28"/>
          <w:szCs w:val="28"/>
          <w:rtl/>
          <w:lang w:bidi="fa-IR"/>
        </w:rPr>
        <w:t>ی‌</w:t>
      </w:r>
      <w:r w:rsidRPr="00844FA1">
        <w:rPr>
          <w:rFonts w:cs="B Nazanin"/>
          <w:sz w:val="28"/>
          <w:szCs w:val="28"/>
          <w:rtl/>
          <w:lang w:bidi="fa-IR"/>
        </w:rPr>
        <w:t>تواند توسط و</w:t>
      </w:r>
      <w:r w:rsidRPr="00844FA1">
        <w:rPr>
          <w:rFonts w:cs="B Nazanin" w:hint="cs"/>
          <w:sz w:val="28"/>
          <w:szCs w:val="28"/>
          <w:rtl/>
          <w:lang w:bidi="fa-IR"/>
        </w:rPr>
        <w:t>ی</w:t>
      </w:r>
      <w:r w:rsidRPr="00844FA1">
        <w:rPr>
          <w:rFonts w:cs="B Nazanin" w:hint="eastAsia"/>
          <w:sz w:val="28"/>
          <w:szCs w:val="28"/>
          <w:rtl/>
          <w:lang w:bidi="fa-IR"/>
        </w:rPr>
        <w:t>ژگ</w:t>
      </w:r>
      <w:r w:rsidRPr="00844FA1">
        <w:rPr>
          <w:rFonts w:cs="B Nazanin" w:hint="cs"/>
          <w:sz w:val="28"/>
          <w:szCs w:val="28"/>
          <w:rtl/>
          <w:lang w:bidi="fa-IR"/>
        </w:rPr>
        <w:t>ی‌</w:t>
      </w:r>
      <w:r w:rsidRPr="00844FA1">
        <w:rPr>
          <w:rFonts w:cs="B Nazanin"/>
          <w:sz w:val="28"/>
          <w:szCs w:val="28"/>
          <w:rtl/>
          <w:lang w:bidi="fa-IR"/>
        </w:rPr>
        <w:t>ها</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تصویر</w:t>
      </w:r>
      <w:r w:rsidRPr="00844FA1">
        <w:rPr>
          <w:rFonts w:cs="B Nazanin"/>
          <w:sz w:val="28"/>
          <w:szCs w:val="28"/>
          <w:rtl/>
          <w:lang w:bidi="fa-IR"/>
        </w:rPr>
        <w:t xml:space="preserve"> شده همسا</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با ضرا</w:t>
      </w:r>
      <w:r w:rsidRPr="00844FA1">
        <w:rPr>
          <w:rFonts w:cs="B Nazanin" w:hint="cs"/>
          <w:sz w:val="28"/>
          <w:szCs w:val="28"/>
          <w:rtl/>
          <w:lang w:bidi="fa-IR"/>
        </w:rPr>
        <w:t>ی</w:t>
      </w:r>
      <w:r w:rsidRPr="00844FA1">
        <w:rPr>
          <w:rFonts w:cs="B Nazanin" w:hint="eastAsia"/>
          <w:sz w:val="28"/>
          <w:szCs w:val="28"/>
          <w:rtl/>
          <w:lang w:bidi="fa-IR"/>
        </w:rPr>
        <w:t>ب</w:t>
      </w:r>
      <w:r w:rsidRPr="00844FA1">
        <w:rPr>
          <w:rFonts w:cs="B Nazanin"/>
          <w:sz w:val="28"/>
          <w:szCs w:val="28"/>
          <w:rtl/>
          <w:lang w:bidi="fa-IR"/>
        </w:rPr>
        <w:t xml:space="preserve"> </w:t>
      </w:r>
      <w:r w:rsidRPr="00844FA1">
        <w:rPr>
          <w:rFonts w:cs="B Nazanin" w:hint="cs"/>
          <w:sz w:val="28"/>
          <w:szCs w:val="28"/>
          <w:rtl/>
          <w:lang w:bidi="fa-IR"/>
        </w:rPr>
        <w:t>متناظر</w:t>
      </w:r>
      <w:r w:rsidRPr="00844FA1">
        <w:rPr>
          <w:rFonts w:cs="B Nazanin"/>
          <w:sz w:val="28"/>
          <w:szCs w:val="28"/>
          <w:rtl/>
          <w:lang w:bidi="fa-IR"/>
        </w:rPr>
        <w:t xml:space="preserve"> به شرح ز</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جمع شود:</w:t>
      </w:r>
    </w:p>
    <w:p w14:paraId="50289459" w14:textId="1C2DC421" w:rsidR="00AF2BBD" w:rsidRDefault="00AF2BBD" w:rsidP="005E33D4">
      <w:pPr>
        <w:jc w:val="center"/>
        <w:rPr>
          <w:rFonts w:cs="B Nazanin"/>
          <w:sz w:val="28"/>
          <w:szCs w:val="28"/>
          <w:rtl/>
          <w:lang w:bidi="fa-IR"/>
        </w:rPr>
      </w:pPr>
      <w:r w:rsidRPr="00844FA1">
        <w:rPr>
          <w:rFonts w:cs="B Nazanin"/>
          <w:noProof/>
          <w:sz w:val="28"/>
          <w:szCs w:val="28"/>
          <w:lang w:bidi="fa-IR"/>
        </w:rPr>
        <w:drawing>
          <wp:inline distT="0" distB="0" distL="0" distR="0" wp14:anchorId="28EDE11D" wp14:editId="48E1DED1">
            <wp:extent cx="2619741" cy="49536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741" cy="495369"/>
                    </a:xfrm>
                    <a:prstGeom prst="rect">
                      <a:avLst/>
                    </a:prstGeom>
                  </pic:spPr>
                </pic:pic>
              </a:graphicData>
            </a:graphic>
          </wp:inline>
        </w:drawing>
      </w:r>
    </w:p>
    <w:p w14:paraId="248F585F" w14:textId="752856DC" w:rsidR="00AF2BBD" w:rsidRPr="00844FA1" w:rsidRDefault="00AF2BBD" w:rsidP="00B4535B">
      <w:pPr>
        <w:bidi/>
        <w:jc w:val="both"/>
        <w:rPr>
          <w:rFonts w:cs="B Nazanin"/>
          <w:sz w:val="28"/>
          <w:szCs w:val="28"/>
          <w:rtl/>
          <w:lang w:bidi="fa-IR"/>
        </w:rPr>
      </w:pPr>
      <w:r w:rsidRPr="00844FA1">
        <w:rPr>
          <w:rFonts w:cs="B Nazanin"/>
          <w:sz w:val="28"/>
          <w:szCs w:val="28"/>
          <w:rtl/>
          <w:lang w:bidi="fa-IR"/>
        </w:rPr>
        <w:t xml:space="preserve">که در آن </w:t>
      </w:r>
      <m:oMath>
        <m:sSubSup>
          <m:sSubSupPr>
            <m:ctrlPr>
              <w:rPr>
                <w:rFonts w:ascii="Cambria Math" w:hAnsi="Cambria Math" w:cs="B Nazanin"/>
                <w:i/>
                <w:sz w:val="28"/>
                <w:szCs w:val="28"/>
                <w:lang w:bidi="fa-IR"/>
              </w:rPr>
            </m:ctrlPr>
          </m:sSubSupPr>
          <m:e>
            <m:r>
              <m:rPr>
                <m:sty m:val="p"/>
              </m:rPr>
              <w:rPr>
                <w:rFonts w:ascii="Cambria Math" w:hAnsi="Cambria Math" w:cs="B Nazanin"/>
                <w:sz w:val="28"/>
                <w:szCs w:val="28"/>
                <w:lang w:bidi="fa-IR"/>
              </w:rPr>
              <m:t>z</m:t>
            </m:r>
          </m:e>
          <m:sub>
            <m:r>
              <m:rPr>
                <m:sty m:val="p"/>
              </m:rPr>
              <w:rPr>
                <w:rFonts w:ascii="Cambria Math" w:hAnsi="Cambria Math" w:cs="B Nazanin"/>
                <w:sz w:val="28"/>
                <w:szCs w:val="28"/>
                <w:vertAlign w:val="subscript"/>
                <w:lang w:bidi="fa-IR"/>
              </w:rPr>
              <m:t>i</m:t>
            </m:r>
          </m:sub>
          <m:sup>
            <m:r>
              <m:rPr>
                <m:sty m:val="p"/>
              </m:rPr>
              <w:rPr>
                <w:rFonts w:ascii="Cambria Math" w:hAnsi="Cambria Math" w:cs="B Nazanin"/>
                <w:sz w:val="28"/>
                <w:szCs w:val="28"/>
                <w:vertAlign w:val="superscript"/>
                <w:lang w:bidi="fa-IR"/>
              </w:rPr>
              <m:t>Φ</m:t>
            </m:r>
          </m:sup>
        </m:sSubSup>
      </m:oMath>
      <w:r w:rsidRPr="00844FA1">
        <w:rPr>
          <w:rFonts w:cs="B Nazanin"/>
          <w:sz w:val="28"/>
          <w:szCs w:val="28"/>
          <w:rtl/>
          <w:lang w:bidi="fa-IR"/>
        </w:rPr>
        <w:t xml:space="preserve">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w:t>
      </w:r>
      <w:r w:rsidRPr="00844FA1">
        <w:rPr>
          <w:rFonts w:cs="B Nazanin" w:hint="cs"/>
          <w:sz w:val="28"/>
          <w:szCs w:val="28"/>
          <w:rtl/>
          <w:lang w:bidi="fa-IR"/>
        </w:rPr>
        <w:t xml:space="preserve">یاد گرفته شده‌ی </w:t>
      </w:r>
      <w:r w:rsidRPr="00844FA1">
        <w:rPr>
          <w:rFonts w:cs="B Nazanin"/>
          <w:sz w:val="28"/>
          <w:szCs w:val="28"/>
          <w:rtl/>
          <w:lang w:bidi="fa-IR"/>
        </w:rPr>
        <w:t xml:space="preserve">گره </w:t>
      </w:r>
      <w:proofErr w:type="spellStart"/>
      <w:r w:rsidRPr="00844FA1">
        <w:rPr>
          <w:rFonts w:cs="B Nazanin"/>
          <w:sz w:val="28"/>
          <w:szCs w:val="28"/>
          <w:lang w:bidi="fa-IR"/>
        </w:rPr>
        <w:t>i</w:t>
      </w:r>
      <w:proofErr w:type="spellEnd"/>
      <w:r w:rsidRPr="00844FA1">
        <w:rPr>
          <w:rFonts w:cs="B Nazanin"/>
          <w:sz w:val="28"/>
          <w:szCs w:val="28"/>
          <w:rtl/>
          <w:lang w:bidi="fa-IR"/>
        </w:rPr>
        <w:t xml:space="preserve"> برا</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فرا-</w:t>
      </w:r>
      <w:r w:rsidRPr="00844FA1">
        <w:rPr>
          <w:rFonts w:cs="B Nazanin"/>
          <w:sz w:val="28"/>
          <w:szCs w:val="28"/>
          <w:rtl/>
          <w:lang w:bidi="fa-IR"/>
        </w:rPr>
        <w:t>مس</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 xml:space="preserve"> </w:t>
      </w:r>
      <w:r w:rsidRPr="00844FA1">
        <w:rPr>
          <w:rFonts w:cs="B Nazanin"/>
          <w:sz w:val="28"/>
          <w:szCs w:val="28"/>
          <w:lang w:bidi="fa-IR"/>
        </w:rPr>
        <w:t>Φ</w:t>
      </w:r>
      <w:r w:rsidRPr="00844FA1">
        <w:rPr>
          <w:rFonts w:cs="B Nazanin"/>
          <w:sz w:val="28"/>
          <w:szCs w:val="28"/>
          <w:rtl/>
          <w:lang w:bidi="fa-IR"/>
        </w:rPr>
        <w:t xml:space="preserve"> است.</w:t>
      </w:r>
      <w:r w:rsidRPr="00844FA1">
        <w:rPr>
          <w:rFonts w:cs="B Nazanin" w:hint="cs"/>
          <w:sz w:val="28"/>
          <w:szCs w:val="28"/>
          <w:rtl/>
          <w:lang w:bidi="fa-IR"/>
        </w:rPr>
        <w:t xml:space="preserve"> </w:t>
      </w:r>
    </w:p>
    <w:p w14:paraId="22C9F56A" w14:textId="11E11ED3" w:rsidR="00AF2BBD" w:rsidRDefault="00AF2BBD" w:rsidP="00B4535B">
      <w:pPr>
        <w:bidi/>
        <w:jc w:val="center"/>
        <w:rPr>
          <w:rFonts w:cs="B Nazanin"/>
          <w:sz w:val="28"/>
          <w:szCs w:val="28"/>
          <w:rtl/>
          <w:lang w:bidi="fa-IR"/>
        </w:rPr>
      </w:pPr>
      <w:r w:rsidRPr="00844FA1">
        <w:rPr>
          <w:rFonts w:cs="B Nazanin"/>
          <w:noProof/>
          <w:sz w:val="28"/>
          <w:szCs w:val="28"/>
          <w:lang w:bidi="fa-IR"/>
        </w:rPr>
        <w:drawing>
          <wp:inline distT="0" distB="0" distL="0" distR="0" wp14:anchorId="1CD60EE4" wp14:editId="5B060B01">
            <wp:extent cx="3801005" cy="2524477"/>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005" cy="2524477"/>
                    </a:xfrm>
                    <a:prstGeom prst="rect">
                      <a:avLst/>
                    </a:prstGeom>
                  </pic:spPr>
                </pic:pic>
              </a:graphicData>
            </a:graphic>
          </wp:inline>
        </w:drawing>
      </w:r>
    </w:p>
    <w:p w14:paraId="69FD3638" w14:textId="312F24E3" w:rsidR="00AF2BBD" w:rsidRPr="00B4535B" w:rsidRDefault="00AF2BBD" w:rsidP="00B4535B">
      <w:pPr>
        <w:bidi/>
        <w:jc w:val="center"/>
        <w:rPr>
          <w:rFonts w:cs="B Nazanin"/>
          <w:rtl/>
          <w:lang w:bidi="fa-IR"/>
        </w:rPr>
      </w:pPr>
      <w:r w:rsidRPr="00B4535B">
        <w:rPr>
          <w:rFonts w:cs="B Nazanin"/>
          <w:b/>
          <w:bCs/>
          <w:rtl/>
          <w:lang w:bidi="fa-IR"/>
        </w:rPr>
        <w:t xml:space="preserve">شکل </w:t>
      </w:r>
      <w:r w:rsidR="005C13BA">
        <w:rPr>
          <w:rFonts w:cs="B Nazanin" w:hint="cs"/>
          <w:b/>
          <w:bCs/>
          <w:rtl/>
          <w:lang w:bidi="fa-IR"/>
        </w:rPr>
        <w:t>2.3</w:t>
      </w:r>
      <w:r w:rsidRPr="00B4535B">
        <w:rPr>
          <w:rFonts w:cs="B Nazanin"/>
          <w:b/>
          <w:bCs/>
          <w:rtl/>
          <w:lang w:bidi="fa-IR"/>
        </w:rPr>
        <w:t>:</w:t>
      </w:r>
      <w:r w:rsidRPr="00B4535B">
        <w:rPr>
          <w:rFonts w:cs="B Nazanin"/>
          <w:rtl/>
          <w:lang w:bidi="fa-IR"/>
        </w:rPr>
        <w:t xml:space="preserve"> توض</w:t>
      </w:r>
      <w:r w:rsidRPr="00B4535B">
        <w:rPr>
          <w:rFonts w:cs="B Nazanin" w:hint="cs"/>
          <w:rtl/>
          <w:lang w:bidi="fa-IR"/>
        </w:rPr>
        <w:t>ی</w:t>
      </w:r>
      <w:r w:rsidRPr="00B4535B">
        <w:rPr>
          <w:rFonts w:cs="B Nazanin" w:hint="eastAsia"/>
          <w:rtl/>
          <w:lang w:bidi="fa-IR"/>
        </w:rPr>
        <w:t>ح</w:t>
      </w:r>
      <w:r w:rsidRPr="00B4535B">
        <w:rPr>
          <w:rFonts w:cs="B Nazanin"/>
          <w:rtl/>
          <w:lang w:bidi="fa-IR"/>
        </w:rPr>
        <w:t xml:space="preserve"> فرآ</w:t>
      </w:r>
      <w:r w:rsidRPr="00B4535B">
        <w:rPr>
          <w:rFonts w:cs="B Nazanin" w:hint="cs"/>
          <w:rtl/>
          <w:lang w:bidi="fa-IR"/>
        </w:rPr>
        <w:t>ی</w:t>
      </w:r>
      <w:r w:rsidRPr="00B4535B">
        <w:rPr>
          <w:rFonts w:cs="B Nazanin" w:hint="eastAsia"/>
          <w:rtl/>
          <w:lang w:bidi="fa-IR"/>
        </w:rPr>
        <w:t>ند</w:t>
      </w:r>
      <w:r w:rsidRPr="00B4535B">
        <w:rPr>
          <w:rFonts w:cs="B Nazanin"/>
          <w:rtl/>
          <w:lang w:bidi="fa-IR"/>
        </w:rPr>
        <w:t xml:space="preserve"> </w:t>
      </w:r>
      <w:r w:rsidRPr="00B4535B">
        <w:rPr>
          <w:rFonts w:cs="B Nazanin" w:hint="cs"/>
          <w:rtl/>
          <w:lang w:bidi="fa-IR"/>
        </w:rPr>
        <w:t>جمع کردن (انباشتن)</w:t>
      </w:r>
      <w:r w:rsidRPr="00B4535B">
        <w:rPr>
          <w:rFonts w:cs="B Nazanin"/>
          <w:rtl/>
          <w:lang w:bidi="fa-IR"/>
        </w:rPr>
        <w:t xml:space="preserve"> در سطح گره و معنا</w:t>
      </w:r>
      <w:r w:rsidR="00556F0C" w:rsidRPr="00B4535B">
        <w:rPr>
          <w:rFonts w:cs="B Nazanin" w:hint="cs"/>
          <w:rtl/>
          <w:lang w:bidi="fa-IR"/>
        </w:rPr>
        <w:t>یی</w:t>
      </w:r>
      <w:r w:rsidRPr="00B4535B">
        <w:rPr>
          <w:rFonts w:cs="B Nazanin"/>
          <w:lang w:bidi="fa-IR"/>
        </w:rPr>
        <w:t>.</w:t>
      </w:r>
    </w:p>
    <w:p w14:paraId="5DCC4D21" w14:textId="285DE72E" w:rsidR="00AF2BBD" w:rsidRDefault="00AF2BBD" w:rsidP="00B4535B">
      <w:pPr>
        <w:bidi/>
        <w:jc w:val="both"/>
        <w:rPr>
          <w:rFonts w:cs="B Nazanin"/>
          <w:sz w:val="28"/>
          <w:szCs w:val="28"/>
          <w:rtl/>
          <w:lang w:bidi="fa-IR"/>
        </w:rPr>
      </w:pPr>
      <w:r w:rsidRPr="00844FA1">
        <w:rPr>
          <w:rFonts w:cs="B Nazanin" w:hint="cs"/>
          <w:sz w:val="28"/>
          <w:szCs w:val="28"/>
          <w:rtl/>
          <w:lang w:bidi="fa-IR"/>
        </w:rPr>
        <w:t xml:space="preserve">هر تعبیه </w:t>
      </w:r>
      <w:r w:rsidRPr="00844FA1">
        <w:rPr>
          <w:rFonts w:cs="B Nazanin"/>
          <w:sz w:val="28"/>
          <w:szCs w:val="28"/>
          <w:rtl/>
          <w:lang w:bidi="fa-IR"/>
        </w:rPr>
        <w:t xml:space="preserve">گره </w:t>
      </w:r>
      <w:r w:rsidRPr="00844FA1">
        <w:rPr>
          <w:rFonts w:cs="B Nazanin" w:hint="cs"/>
          <w:sz w:val="28"/>
          <w:szCs w:val="28"/>
          <w:rtl/>
          <w:lang w:bidi="fa-IR"/>
        </w:rPr>
        <w:t xml:space="preserve">با همسایگانش جمع می‌شود. </w:t>
      </w:r>
      <w:r w:rsidRPr="00844FA1">
        <w:rPr>
          <w:rFonts w:cs="B Nazanin"/>
          <w:sz w:val="28"/>
          <w:szCs w:val="28"/>
          <w:rtl/>
          <w:lang w:bidi="fa-IR"/>
        </w:rPr>
        <w:t>از آنجا</w:t>
      </w:r>
      <w:r w:rsidRPr="00844FA1">
        <w:rPr>
          <w:rFonts w:cs="B Nazanin" w:hint="cs"/>
          <w:sz w:val="28"/>
          <w:szCs w:val="28"/>
          <w:rtl/>
          <w:lang w:bidi="fa-IR"/>
        </w:rPr>
        <w:t>یی</w:t>
      </w:r>
      <w:r w:rsidRPr="00844FA1">
        <w:rPr>
          <w:rFonts w:cs="B Nazanin"/>
          <w:sz w:val="28"/>
          <w:szCs w:val="28"/>
          <w:rtl/>
          <w:lang w:bidi="fa-IR"/>
        </w:rPr>
        <w:t xml:space="preserve"> که وزن توجه </w:t>
      </w:r>
      <m:oMath>
        <m:sSubSup>
          <m:sSubSupPr>
            <m:ctrlPr>
              <w:rPr>
                <w:rFonts w:ascii="Cambria Math" w:hAnsi="Cambria Math" w:cs="B Nazanin"/>
                <w:i/>
                <w:sz w:val="28"/>
                <w:szCs w:val="28"/>
                <w:lang w:bidi="fa-IR"/>
              </w:rPr>
            </m:ctrlPr>
          </m:sSubSupPr>
          <m:e>
            <m:r>
              <m:rPr>
                <m:sty m:val="p"/>
              </m:rPr>
              <w:rPr>
                <w:rFonts w:ascii="Cambria Math" w:hAnsi="Cambria Math" w:cs="B Nazanin"/>
                <w:sz w:val="28"/>
                <w:szCs w:val="28"/>
                <w:lang w:bidi="fa-IR"/>
              </w:rPr>
              <m:t>α</m:t>
            </m:r>
          </m:e>
          <m:sub>
            <m:r>
              <m:rPr>
                <m:sty m:val="p"/>
              </m:rPr>
              <w:rPr>
                <w:rFonts w:ascii="Cambria Math" w:hAnsi="Cambria Math" w:cs="B Nazanin"/>
                <w:sz w:val="28"/>
                <w:szCs w:val="28"/>
                <w:vertAlign w:val="subscript"/>
                <w:lang w:bidi="fa-IR"/>
              </w:rPr>
              <m:t>ij</m:t>
            </m:r>
          </m:sub>
          <m:sup>
            <m:r>
              <m:rPr>
                <m:sty m:val="p"/>
              </m:rPr>
              <w:rPr>
                <w:rFonts w:ascii="Cambria Math" w:hAnsi="Cambria Math" w:cs="B Nazanin"/>
                <w:sz w:val="28"/>
                <w:szCs w:val="28"/>
                <w:vertAlign w:val="superscript"/>
                <w:lang w:bidi="fa-IR"/>
              </w:rPr>
              <m:t>Φ</m:t>
            </m:r>
          </m:sup>
        </m:sSubSup>
      </m:oMath>
      <w:r w:rsidRPr="00844FA1">
        <w:rPr>
          <w:rFonts w:cs="B Nazanin"/>
          <w:sz w:val="28"/>
          <w:szCs w:val="28"/>
          <w:rtl/>
          <w:lang w:bidi="fa-IR"/>
        </w:rPr>
        <w:t xml:space="preserve"> برا</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w:t>
      </w:r>
      <w:r w:rsidRPr="00844FA1">
        <w:rPr>
          <w:rFonts w:cs="B Nazanin" w:hint="cs"/>
          <w:sz w:val="28"/>
          <w:szCs w:val="28"/>
          <w:rtl/>
          <w:lang w:bidi="fa-IR"/>
        </w:rPr>
        <w:t xml:space="preserve">فرا-مسیر </w:t>
      </w:r>
      <w:r w:rsidRPr="00844FA1">
        <w:rPr>
          <w:rFonts w:cs="B Nazanin"/>
          <w:sz w:val="28"/>
          <w:szCs w:val="28"/>
          <w:rtl/>
          <w:lang w:bidi="fa-IR"/>
        </w:rPr>
        <w:t>واحد تول</w:t>
      </w:r>
      <w:r w:rsidRPr="00844FA1">
        <w:rPr>
          <w:rFonts w:cs="B Nazanin" w:hint="cs"/>
          <w:sz w:val="28"/>
          <w:szCs w:val="28"/>
          <w:rtl/>
          <w:lang w:bidi="fa-IR"/>
        </w:rPr>
        <w:t>ی</w:t>
      </w:r>
      <w:r w:rsidRPr="00844FA1">
        <w:rPr>
          <w:rFonts w:cs="B Nazanin" w:hint="eastAsia"/>
          <w:sz w:val="28"/>
          <w:szCs w:val="28"/>
          <w:rtl/>
          <w:lang w:bidi="fa-IR"/>
        </w:rPr>
        <w:t>د</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شود ، خاص معنا</w:t>
      </w:r>
      <w:r w:rsidRPr="00844FA1">
        <w:rPr>
          <w:rFonts w:cs="B Nazanin" w:hint="cs"/>
          <w:sz w:val="28"/>
          <w:szCs w:val="28"/>
          <w:rtl/>
          <w:lang w:bidi="fa-IR"/>
        </w:rPr>
        <w:t>یی</w:t>
      </w:r>
      <w:r w:rsidRPr="00844FA1">
        <w:rPr>
          <w:rFonts w:cs="B Nazanin"/>
          <w:sz w:val="28"/>
          <w:szCs w:val="28"/>
          <w:rtl/>
          <w:lang w:bidi="fa-IR"/>
        </w:rPr>
        <w:t xml:space="preserve"> است و م</w:t>
      </w:r>
      <w:r w:rsidRPr="00844FA1">
        <w:rPr>
          <w:rFonts w:cs="B Nazanin" w:hint="cs"/>
          <w:sz w:val="28"/>
          <w:szCs w:val="28"/>
          <w:rtl/>
          <w:lang w:bidi="fa-IR"/>
        </w:rPr>
        <w:t>ی</w:t>
      </w:r>
      <w:r w:rsidRPr="00844FA1">
        <w:rPr>
          <w:rFonts w:cs="B Nazanin"/>
          <w:sz w:val="28"/>
          <w:szCs w:val="28"/>
          <w:rtl/>
          <w:lang w:bidi="fa-IR"/>
        </w:rPr>
        <w:t xml:space="preserve"> تواند نوع</w:t>
      </w:r>
      <w:r w:rsidRPr="00844FA1">
        <w:rPr>
          <w:rFonts w:cs="B Nazanin" w:hint="cs"/>
          <w:sz w:val="28"/>
          <w:szCs w:val="28"/>
          <w:rtl/>
          <w:lang w:bidi="fa-IR"/>
        </w:rPr>
        <w:t>ی</w:t>
      </w:r>
      <w:r w:rsidRPr="00844FA1">
        <w:rPr>
          <w:rFonts w:cs="B Nazanin"/>
          <w:sz w:val="28"/>
          <w:szCs w:val="28"/>
          <w:rtl/>
          <w:lang w:bidi="fa-IR"/>
        </w:rPr>
        <w:t xml:space="preserve"> از اطلاعات معنا</w:t>
      </w:r>
      <w:r w:rsidRPr="00844FA1">
        <w:rPr>
          <w:rFonts w:cs="B Nazanin" w:hint="cs"/>
          <w:sz w:val="28"/>
          <w:szCs w:val="28"/>
          <w:rtl/>
          <w:lang w:bidi="fa-IR"/>
        </w:rPr>
        <w:t>یی</w:t>
      </w:r>
      <w:r w:rsidRPr="00844FA1">
        <w:rPr>
          <w:rFonts w:cs="B Nazanin"/>
          <w:sz w:val="28"/>
          <w:szCs w:val="28"/>
          <w:rtl/>
          <w:lang w:bidi="fa-IR"/>
        </w:rPr>
        <w:t xml:space="preserve"> را ضبط کند.</w:t>
      </w:r>
      <w:r w:rsidRPr="00844FA1">
        <w:rPr>
          <w:rFonts w:cs="B Nazanin" w:hint="cs"/>
          <w:sz w:val="28"/>
          <w:szCs w:val="28"/>
          <w:rtl/>
          <w:lang w:bidi="fa-IR"/>
        </w:rPr>
        <w:t xml:space="preserve"> </w:t>
      </w:r>
      <w:r w:rsidRPr="00844FA1">
        <w:rPr>
          <w:rFonts w:cs="B Nazanin"/>
          <w:sz w:val="28"/>
          <w:szCs w:val="28"/>
          <w:rtl/>
          <w:lang w:bidi="fa-IR"/>
        </w:rPr>
        <w:t xml:space="preserve">از آنجا که </w:t>
      </w:r>
      <w:r w:rsidRPr="00844FA1">
        <w:rPr>
          <w:rFonts w:cs="B Nazanin" w:hint="cs"/>
          <w:sz w:val="28"/>
          <w:szCs w:val="28"/>
          <w:rtl/>
          <w:lang w:bidi="fa-IR"/>
        </w:rPr>
        <w:t>گراف نامتجانس</w:t>
      </w:r>
      <w:r w:rsidRPr="00844FA1">
        <w:rPr>
          <w:rFonts w:cs="B Nazanin"/>
          <w:sz w:val="28"/>
          <w:szCs w:val="28"/>
          <w:rtl/>
          <w:lang w:bidi="fa-IR"/>
        </w:rPr>
        <w:t xml:space="preserve"> خاص</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w:t>
      </w:r>
      <w:r w:rsidRPr="00844FA1">
        <w:rPr>
          <w:rFonts w:cs="B Nazanin" w:hint="cs"/>
          <w:sz w:val="28"/>
          <w:szCs w:val="28"/>
          <w:rtl/>
          <w:lang w:bidi="fa-IR"/>
        </w:rPr>
        <w:t xml:space="preserve">بدون </w:t>
      </w:r>
      <w:r w:rsidRPr="00844FA1">
        <w:rPr>
          <w:rFonts w:cs="B Nazanin"/>
          <w:sz w:val="28"/>
          <w:szCs w:val="28"/>
          <w:rtl/>
          <w:lang w:bidi="fa-IR"/>
        </w:rPr>
        <w:t>مق</w:t>
      </w:r>
      <w:r w:rsidRPr="00844FA1">
        <w:rPr>
          <w:rFonts w:cs="B Nazanin" w:hint="cs"/>
          <w:sz w:val="28"/>
          <w:szCs w:val="28"/>
          <w:rtl/>
          <w:lang w:bidi="fa-IR"/>
        </w:rPr>
        <w:t>ی</w:t>
      </w:r>
      <w:r w:rsidRPr="00844FA1">
        <w:rPr>
          <w:rFonts w:cs="B Nazanin" w:hint="eastAsia"/>
          <w:sz w:val="28"/>
          <w:szCs w:val="28"/>
          <w:rtl/>
          <w:lang w:bidi="fa-IR"/>
        </w:rPr>
        <w:t>اس</w:t>
      </w:r>
      <w:r w:rsidRPr="00844FA1">
        <w:rPr>
          <w:rFonts w:cs="B Nazanin" w:hint="cs"/>
          <w:sz w:val="28"/>
          <w:szCs w:val="28"/>
          <w:rtl/>
          <w:lang w:bidi="fa-IR"/>
        </w:rPr>
        <w:t xml:space="preserve"> بودن</w:t>
      </w:r>
      <w:r w:rsidRPr="00844FA1">
        <w:rPr>
          <w:rFonts w:cs="B Nazanin"/>
          <w:sz w:val="28"/>
          <w:szCs w:val="28"/>
          <w:rtl/>
          <w:lang w:bidi="fa-IR"/>
        </w:rPr>
        <w:t xml:space="preserve"> را </w:t>
      </w:r>
      <w:r w:rsidRPr="00844FA1">
        <w:rPr>
          <w:rFonts w:cs="B Nazanin" w:hint="cs"/>
          <w:sz w:val="28"/>
          <w:szCs w:val="28"/>
          <w:rtl/>
          <w:lang w:bidi="fa-IR"/>
        </w:rPr>
        <w:t>دارد</w:t>
      </w:r>
      <w:r w:rsidRPr="00844FA1">
        <w:rPr>
          <w:rFonts w:cs="B Nazanin"/>
          <w:sz w:val="28"/>
          <w:szCs w:val="28"/>
          <w:rtl/>
          <w:lang w:bidi="fa-IR"/>
        </w:rPr>
        <w:t xml:space="preserve"> ، وار</w:t>
      </w:r>
      <w:r w:rsidRPr="00844FA1">
        <w:rPr>
          <w:rFonts w:cs="B Nazanin" w:hint="cs"/>
          <w:sz w:val="28"/>
          <w:szCs w:val="28"/>
          <w:rtl/>
          <w:lang w:bidi="fa-IR"/>
        </w:rPr>
        <w:t>ی</w:t>
      </w:r>
      <w:r w:rsidRPr="00844FA1">
        <w:rPr>
          <w:rFonts w:cs="B Nazanin" w:hint="eastAsia"/>
          <w:sz w:val="28"/>
          <w:szCs w:val="28"/>
          <w:rtl/>
          <w:lang w:bidi="fa-IR"/>
        </w:rPr>
        <w:t>انس</w:t>
      </w:r>
      <w:r w:rsidRPr="00844FA1">
        <w:rPr>
          <w:rFonts w:cs="B Nazanin"/>
          <w:sz w:val="28"/>
          <w:szCs w:val="28"/>
          <w:rtl/>
          <w:lang w:bidi="fa-IR"/>
        </w:rPr>
        <w:t xml:space="preserve"> </w:t>
      </w:r>
      <w:r w:rsidRPr="00844FA1">
        <w:rPr>
          <w:rFonts w:cs="B Nazanin" w:hint="cs"/>
          <w:sz w:val="28"/>
          <w:szCs w:val="28"/>
          <w:rtl/>
          <w:lang w:bidi="fa-IR"/>
        </w:rPr>
        <w:t xml:space="preserve">(پراکندگی) </w:t>
      </w:r>
      <w:r w:rsidRPr="00844FA1">
        <w:rPr>
          <w:rFonts w:cs="B Nazanin"/>
          <w:sz w:val="28"/>
          <w:szCs w:val="28"/>
          <w:rtl/>
          <w:lang w:bidi="fa-IR"/>
        </w:rPr>
        <w:t>داده</w:t>
      </w:r>
      <w:r w:rsidRPr="00844FA1">
        <w:rPr>
          <w:rFonts w:cs="B Nazanin" w:hint="cs"/>
          <w:sz w:val="28"/>
          <w:szCs w:val="28"/>
          <w:rtl/>
          <w:lang w:bidi="fa-IR"/>
        </w:rPr>
        <w:t>‌</w:t>
      </w:r>
      <w:r w:rsidRPr="00844FA1">
        <w:rPr>
          <w:rFonts w:cs="B Nazanin"/>
          <w:sz w:val="28"/>
          <w:szCs w:val="28"/>
          <w:rtl/>
          <w:lang w:bidi="fa-IR"/>
        </w:rPr>
        <w:t>ها</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گراف</w:t>
      </w:r>
      <w:r w:rsidRPr="00844FA1">
        <w:rPr>
          <w:rFonts w:cs="B Nazanin"/>
          <w:sz w:val="28"/>
          <w:szCs w:val="28"/>
          <w:rtl/>
          <w:lang w:bidi="fa-IR"/>
        </w:rPr>
        <w:t xml:space="preserve"> کاملاً ز</w:t>
      </w:r>
      <w:r w:rsidRPr="00844FA1">
        <w:rPr>
          <w:rFonts w:cs="B Nazanin" w:hint="cs"/>
          <w:sz w:val="28"/>
          <w:szCs w:val="28"/>
          <w:rtl/>
          <w:lang w:bidi="fa-IR"/>
        </w:rPr>
        <w:t>ی</w:t>
      </w:r>
      <w:r w:rsidRPr="00844FA1">
        <w:rPr>
          <w:rFonts w:cs="B Nazanin" w:hint="eastAsia"/>
          <w:sz w:val="28"/>
          <w:szCs w:val="28"/>
          <w:rtl/>
          <w:lang w:bidi="fa-IR"/>
        </w:rPr>
        <w:t>اد</w:t>
      </w:r>
      <w:r w:rsidRPr="00844FA1">
        <w:rPr>
          <w:rFonts w:cs="B Nazanin"/>
          <w:sz w:val="28"/>
          <w:szCs w:val="28"/>
          <w:rtl/>
          <w:lang w:bidi="fa-IR"/>
        </w:rPr>
        <w:t xml:space="preserve"> است.</w:t>
      </w:r>
      <w:r w:rsidRPr="00844FA1">
        <w:rPr>
          <w:rFonts w:cs="B Nazanin" w:hint="cs"/>
          <w:sz w:val="28"/>
          <w:szCs w:val="28"/>
          <w:rtl/>
          <w:lang w:bidi="fa-IR"/>
        </w:rPr>
        <w:t xml:space="preserve"> </w:t>
      </w:r>
      <w:r w:rsidRPr="00844FA1">
        <w:rPr>
          <w:rFonts w:cs="B Nazanin"/>
          <w:sz w:val="28"/>
          <w:szCs w:val="28"/>
          <w:rtl/>
          <w:lang w:bidi="fa-IR"/>
        </w:rPr>
        <w:t>برا</w:t>
      </w:r>
      <w:r w:rsidRPr="00844FA1">
        <w:rPr>
          <w:rFonts w:cs="B Nazanin" w:hint="cs"/>
          <w:sz w:val="28"/>
          <w:szCs w:val="28"/>
          <w:rtl/>
          <w:lang w:bidi="fa-IR"/>
        </w:rPr>
        <w:t>ی</w:t>
      </w:r>
      <w:r w:rsidRPr="00844FA1">
        <w:rPr>
          <w:rFonts w:cs="B Nazanin"/>
          <w:sz w:val="28"/>
          <w:szCs w:val="28"/>
          <w:rtl/>
          <w:lang w:bidi="fa-IR"/>
        </w:rPr>
        <w:t xml:space="preserve"> مقابله با </w:t>
      </w:r>
      <w:r w:rsidRPr="00844FA1">
        <w:rPr>
          <w:rFonts w:cs="B Nazanin" w:hint="cs"/>
          <w:sz w:val="28"/>
          <w:szCs w:val="28"/>
          <w:rtl/>
          <w:lang w:bidi="fa-IR"/>
        </w:rPr>
        <w:t>مشکل</w:t>
      </w:r>
      <w:r w:rsidRPr="00844FA1">
        <w:rPr>
          <w:rFonts w:cs="B Nazanin"/>
          <w:sz w:val="28"/>
          <w:szCs w:val="28"/>
          <w:rtl/>
          <w:lang w:bidi="fa-IR"/>
        </w:rPr>
        <w:t xml:space="preserve"> فوق ، ما توجه</w:t>
      </w:r>
      <w:r w:rsidRPr="00844FA1">
        <w:rPr>
          <w:rFonts w:cs="B Nazanin" w:hint="cs"/>
          <w:sz w:val="28"/>
          <w:szCs w:val="28"/>
          <w:rtl/>
          <w:lang w:bidi="fa-IR"/>
        </w:rPr>
        <w:t xml:space="preserve"> </w:t>
      </w:r>
      <w:r w:rsidRPr="00844FA1">
        <w:rPr>
          <w:rFonts w:cs="B Nazanin" w:hint="cs"/>
          <w:sz w:val="28"/>
          <w:szCs w:val="28"/>
          <w:rtl/>
          <w:lang w:bidi="fa-IR"/>
        </w:rPr>
        <w:lastRenderedPageBreak/>
        <w:t>در</w:t>
      </w:r>
      <w:r w:rsidRPr="00844FA1">
        <w:rPr>
          <w:rFonts w:cs="B Nazanin"/>
          <w:sz w:val="28"/>
          <w:szCs w:val="28"/>
          <w:rtl/>
          <w:lang w:bidi="fa-IR"/>
        </w:rPr>
        <w:t xml:space="preserve"> سطح گره را به توجه چند سره</w:t>
      </w:r>
      <w:r w:rsidRPr="00844FA1">
        <w:rPr>
          <w:rFonts w:cs="B Nazanin" w:hint="cs"/>
          <w:sz w:val="28"/>
          <w:szCs w:val="28"/>
          <w:rtl/>
          <w:lang w:bidi="fa-IR"/>
        </w:rPr>
        <w:t xml:space="preserve"> </w:t>
      </w:r>
      <w:r w:rsidRPr="00844FA1">
        <w:rPr>
          <w:rFonts w:cs="B Nazanin"/>
          <w:sz w:val="28"/>
          <w:szCs w:val="28"/>
          <w:lang w:bidi="fa-IR"/>
        </w:rPr>
        <w:t>(multi</w:t>
      </w:r>
      <w:r w:rsidR="002C2868">
        <w:rPr>
          <w:rFonts w:cs="B Nazanin"/>
          <w:sz w:val="28"/>
          <w:szCs w:val="28"/>
          <w:lang w:bidi="fa-IR"/>
        </w:rPr>
        <w:t>-</w:t>
      </w:r>
      <w:r w:rsidRPr="00844FA1">
        <w:rPr>
          <w:rFonts w:cs="B Nazanin"/>
          <w:sz w:val="28"/>
          <w:szCs w:val="28"/>
          <w:lang w:bidi="fa-IR"/>
        </w:rPr>
        <w:t>head)</w:t>
      </w:r>
      <w:r w:rsidRPr="00844FA1">
        <w:rPr>
          <w:rFonts w:cs="B Nazanin"/>
          <w:sz w:val="28"/>
          <w:szCs w:val="28"/>
          <w:rtl/>
          <w:lang w:bidi="fa-IR"/>
        </w:rPr>
        <w:t xml:space="preserve"> گسترش م</w:t>
      </w:r>
      <w:r w:rsidRPr="00844FA1">
        <w:rPr>
          <w:rFonts w:cs="B Nazanin" w:hint="cs"/>
          <w:sz w:val="28"/>
          <w:szCs w:val="28"/>
          <w:rtl/>
          <w:lang w:bidi="fa-IR"/>
        </w:rPr>
        <w:t>ی‌</w:t>
      </w:r>
      <w:r w:rsidRPr="00844FA1">
        <w:rPr>
          <w:rFonts w:cs="B Nazanin"/>
          <w:sz w:val="28"/>
          <w:szCs w:val="28"/>
          <w:rtl/>
          <w:lang w:bidi="fa-IR"/>
        </w:rPr>
        <w:t>ده</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 xml:space="preserve"> تا روند آموزش با ثبات‌تر باشد.</w:t>
      </w:r>
      <w:r w:rsidRPr="00844FA1">
        <w:rPr>
          <w:rFonts w:cs="B Nazanin" w:hint="cs"/>
          <w:sz w:val="28"/>
          <w:szCs w:val="28"/>
          <w:rtl/>
          <w:lang w:bidi="fa-IR"/>
        </w:rPr>
        <w:t xml:space="preserve"> </w:t>
      </w:r>
      <w:r w:rsidRPr="00844FA1">
        <w:rPr>
          <w:rFonts w:cs="B Nazanin"/>
          <w:sz w:val="28"/>
          <w:szCs w:val="28"/>
          <w:rtl/>
          <w:lang w:bidi="fa-IR"/>
        </w:rPr>
        <w:t>به طور خاص ، ما توجه</w:t>
      </w:r>
      <w:r w:rsidRPr="00844FA1">
        <w:rPr>
          <w:rFonts w:cs="B Nazanin" w:hint="cs"/>
          <w:sz w:val="28"/>
          <w:szCs w:val="28"/>
          <w:rtl/>
          <w:lang w:bidi="fa-IR"/>
        </w:rPr>
        <w:t xml:space="preserve"> در</w:t>
      </w:r>
      <w:r w:rsidRPr="00844FA1">
        <w:rPr>
          <w:rFonts w:cs="B Nazanin"/>
          <w:sz w:val="28"/>
          <w:szCs w:val="28"/>
          <w:rtl/>
          <w:lang w:bidi="fa-IR"/>
        </w:rPr>
        <w:t xml:space="preserve"> سطح </w:t>
      </w:r>
      <w:bookmarkStart w:id="25" w:name="_Hlk72162080"/>
      <w:r w:rsidRPr="00844FA1">
        <w:rPr>
          <w:rFonts w:cs="B Nazanin"/>
          <w:sz w:val="28"/>
          <w:szCs w:val="28"/>
          <w:rtl/>
          <w:lang w:bidi="fa-IR"/>
        </w:rPr>
        <w:t xml:space="preserve">گره </w:t>
      </w:r>
      <w:bookmarkEnd w:id="25"/>
      <w:r w:rsidRPr="00844FA1">
        <w:rPr>
          <w:rFonts w:cs="B Nazanin"/>
          <w:sz w:val="28"/>
          <w:szCs w:val="28"/>
          <w:rtl/>
          <w:lang w:bidi="fa-IR"/>
        </w:rPr>
        <w:t>را برا</w:t>
      </w:r>
      <w:r w:rsidRPr="00844FA1">
        <w:rPr>
          <w:rFonts w:cs="B Nazanin" w:hint="cs"/>
          <w:sz w:val="28"/>
          <w:szCs w:val="28"/>
          <w:rtl/>
          <w:lang w:bidi="fa-IR"/>
        </w:rPr>
        <w:t>ی</w:t>
      </w:r>
      <w:r w:rsidRPr="00844FA1">
        <w:rPr>
          <w:rFonts w:cs="B Nazanin"/>
          <w:sz w:val="28"/>
          <w:szCs w:val="28"/>
          <w:rtl/>
          <w:lang w:bidi="fa-IR"/>
        </w:rPr>
        <w:t xml:space="preserve"> </w:t>
      </w:r>
      <w:r w:rsidRPr="00844FA1">
        <w:rPr>
          <w:rFonts w:ascii="Cambria Math" w:hAnsi="Cambria Math" w:cs="B Nazanin"/>
          <w:sz w:val="28"/>
          <w:szCs w:val="28"/>
          <w:lang w:bidi="fa-IR"/>
        </w:rPr>
        <w:t>𝐾</w:t>
      </w:r>
      <w:r w:rsidRPr="00844FA1">
        <w:rPr>
          <w:rFonts w:cs="B Nazanin"/>
          <w:sz w:val="28"/>
          <w:szCs w:val="28"/>
          <w:rtl/>
          <w:lang w:bidi="fa-IR"/>
        </w:rPr>
        <w:t xml:space="preserve"> بار تکرار م</w:t>
      </w:r>
      <w:r w:rsidRPr="00844FA1">
        <w:rPr>
          <w:rFonts w:cs="B Nazanin" w:hint="cs"/>
          <w:sz w:val="28"/>
          <w:szCs w:val="28"/>
          <w:rtl/>
          <w:lang w:bidi="fa-IR"/>
        </w:rPr>
        <w:t>ی‌</w:t>
      </w:r>
      <w:r w:rsidRPr="00844FA1">
        <w:rPr>
          <w:rFonts w:cs="B Nazanin"/>
          <w:sz w:val="28"/>
          <w:szCs w:val="28"/>
          <w:rtl/>
          <w:lang w:bidi="fa-IR"/>
        </w:rPr>
        <w:t>کن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 xml:space="preserve"> و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hint="cs"/>
          <w:sz w:val="28"/>
          <w:szCs w:val="28"/>
          <w:rtl/>
          <w:lang w:bidi="fa-IR"/>
        </w:rPr>
        <w:t>‌</w:t>
      </w:r>
      <w:r w:rsidRPr="00844FA1">
        <w:rPr>
          <w:rFonts w:cs="B Nazanin"/>
          <w:sz w:val="28"/>
          <w:szCs w:val="28"/>
          <w:rtl/>
          <w:lang w:bidi="fa-IR"/>
        </w:rPr>
        <w:t>ها</w:t>
      </w:r>
      <w:r w:rsidRPr="00844FA1">
        <w:rPr>
          <w:rFonts w:cs="B Nazanin" w:hint="cs"/>
          <w:sz w:val="28"/>
          <w:szCs w:val="28"/>
          <w:rtl/>
          <w:lang w:bidi="fa-IR"/>
        </w:rPr>
        <w:t>ی</w:t>
      </w:r>
      <w:r w:rsidRPr="00844FA1">
        <w:rPr>
          <w:rFonts w:cs="B Nazanin"/>
          <w:sz w:val="28"/>
          <w:szCs w:val="28"/>
          <w:rtl/>
          <w:lang w:bidi="fa-IR"/>
        </w:rPr>
        <w:t xml:space="preserve"> آموخته شده را به عنوان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و</w:t>
      </w:r>
      <w:r w:rsidRPr="00844FA1">
        <w:rPr>
          <w:rFonts w:cs="B Nazanin" w:hint="cs"/>
          <w:sz w:val="28"/>
          <w:szCs w:val="28"/>
          <w:rtl/>
          <w:lang w:bidi="fa-IR"/>
        </w:rPr>
        <w:t>ی</w:t>
      </w:r>
      <w:r w:rsidRPr="00844FA1">
        <w:rPr>
          <w:rFonts w:cs="B Nazanin" w:hint="eastAsia"/>
          <w:sz w:val="28"/>
          <w:szCs w:val="28"/>
          <w:rtl/>
          <w:lang w:bidi="fa-IR"/>
        </w:rPr>
        <w:t>ژه</w:t>
      </w:r>
      <w:r w:rsidRPr="00844FA1">
        <w:rPr>
          <w:rFonts w:cs="B Nazanin"/>
          <w:sz w:val="28"/>
          <w:szCs w:val="28"/>
          <w:rtl/>
          <w:lang w:bidi="fa-IR"/>
        </w:rPr>
        <w:t xml:space="preserve"> معنا</w:t>
      </w:r>
      <w:r w:rsidRPr="00844FA1">
        <w:rPr>
          <w:rFonts w:cs="B Nazanin" w:hint="cs"/>
          <w:sz w:val="28"/>
          <w:szCs w:val="28"/>
          <w:rtl/>
          <w:lang w:bidi="fa-IR"/>
        </w:rPr>
        <w:t>یی</w:t>
      </w:r>
      <w:r w:rsidRPr="00844FA1">
        <w:rPr>
          <w:rFonts w:cs="B Nazanin"/>
          <w:sz w:val="28"/>
          <w:szCs w:val="28"/>
          <w:rtl/>
          <w:lang w:bidi="fa-IR"/>
        </w:rPr>
        <w:t xml:space="preserve"> به هم </w:t>
      </w:r>
      <w:r w:rsidRPr="00844FA1">
        <w:rPr>
          <w:rFonts w:cs="B Nazanin" w:hint="cs"/>
          <w:sz w:val="28"/>
          <w:szCs w:val="28"/>
          <w:rtl/>
          <w:lang w:bidi="fa-IR"/>
        </w:rPr>
        <w:t>متصل می‌کنیم</w:t>
      </w:r>
      <w:r w:rsidRPr="00844FA1">
        <w:rPr>
          <w:rFonts w:cs="B Nazanin"/>
          <w:sz w:val="28"/>
          <w:szCs w:val="28"/>
          <w:rtl/>
          <w:lang w:bidi="fa-IR"/>
        </w:rPr>
        <w:t>:</w:t>
      </w:r>
      <w:r>
        <w:rPr>
          <w:rFonts w:cs="B Nazanin" w:hint="cs"/>
          <w:sz w:val="28"/>
          <w:szCs w:val="28"/>
          <w:rtl/>
          <w:lang w:bidi="fa-IR"/>
        </w:rPr>
        <w:t xml:space="preserve"> </w:t>
      </w:r>
    </w:p>
    <w:p w14:paraId="4B577816" w14:textId="6A47922A" w:rsidR="00AF2BBD" w:rsidRDefault="00AF2BBD" w:rsidP="005E33D4">
      <w:pPr>
        <w:jc w:val="center"/>
        <w:rPr>
          <w:rFonts w:cs="B Nazanin"/>
          <w:sz w:val="28"/>
          <w:szCs w:val="28"/>
          <w:rtl/>
          <w:lang w:bidi="fa-IR"/>
        </w:rPr>
      </w:pPr>
      <w:r w:rsidRPr="00844FA1">
        <w:rPr>
          <w:rFonts w:cs="B Nazanin"/>
          <w:noProof/>
          <w:sz w:val="28"/>
          <w:szCs w:val="28"/>
          <w:lang w:bidi="fa-IR"/>
        </w:rPr>
        <w:drawing>
          <wp:inline distT="0" distB="0" distL="0" distR="0" wp14:anchorId="7D419B49" wp14:editId="58EF2ABE">
            <wp:extent cx="2724530" cy="4953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4530" cy="495369"/>
                    </a:xfrm>
                    <a:prstGeom prst="rect">
                      <a:avLst/>
                    </a:prstGeom>
                  </pic:spPr>
                </pic:pic>
              </a:graphicData>
            </a:graphic>
          </wp:inline>
        </w:drawing>
      </w:r>
    </w:p>
    <w:p w14:paraId="32AD625B" w14:textId="5DA1732F" w:rsidR="00AF2BBD" w:rsidRDefault="00AF2BBD" w:rsidP="00B4535B">
      <w:pPr>
        <w:bidi/>
        <w:jc w:val="both"/>
        <w:rPr>
          <w:rFonts w:cs="B Nazanin"/>
          <w:sz w:val="28"/>
          <w:szCs w:val="28"/>
          <w:rtl/>
          <w:lang w:bidi="fa-IR"/>
        </w:rPr>
      </w:pPr>
      <w:r w:rsidRPr="00844FA1">
        <w:rPr>
          <w:rFonts w:cs="B Nazanin"/>
          <w:sz w:val="28"/>
          <w:szCs w:val="28"/>
          <w:rtl/>
          <w:lang w:bidi="fa-IR"/>
        </w:rPr>
        <w:t xml:space="preserve">با توجه به مجموعه </w:t>
      </w:r>
      <w:r w:rsidRPr="00844FA1">
        <w:rPr>
          <w:rFonts w:cs="B Nazanin" w:hint="cs"/>
          <w:sz w:val="28"/>
          <w:szCs w:val="28"/>
          <w:rtl/>
          <w:lang w:bidi="fa-IR"/>
        </w:rPr>
        <w:t xml:space="preserve">فرا-مسیر </w:t>
      </w:r>
      <w:r w:rsidRPr="00844FA1">
        <w:rPr>
          <w:rFonts w:cs="B Nazanin"/>
          <w:sz w:val="28"/>
          <w:szCs w:val="28"/>
          <w:rtl/>
          <w:lang w:bidi="fa-IR"/>
        </w:rPr>
        <w:t>{</w:t>
      </w:r>
      <w:r w:rsidRPr="00844FA1">
        <w:rPr>
          <w:rFonts w:cs="B Nazanin"/>
          <w:sz w:val="28"/>
          <w:szCs w:val="28"/>
          <w:lang w:bidi="fa-IR"/>
        </w:rPr>
        <w:t>Φ</w:t>
      </w:r>
      <w:r w:rsidRPr="00844FA1">
        <w:rPr>
          <w:rFonts w:cs="B Nazanin"/>
          <w:sz w:val="28"/>
          <w:szCs w:val="28"/>
          <w:vertAlign w:val="subscript"/>
          <w:lang w:bidi="fa-IR"/>
        </w:rPr>
        <w:t>1</w:t>
      </w:r>
      <w:r w:rsidRPr="00844FA1">
        <w:rPr>
          <w:rFonts w:cs="B Nazanin"/>
          <w:sz w:val="28"/>
          <w:szCs w:val="28"/>
          <w:lang w:bidi="fa-IR"/>
        </w:rPr>
        <w:t>, . . . , Φ</w:t>
      </w:r>
      <w:r w:rsidRPr="00844FA1">
        <w:rPr>
          <w:rFonts w:ascii="Cambria Math" w:hAnsi="Cambria Math" w:cs="B Nazanin"/>
          <w:sz w:val="28"/>
          <w:szCs w:val="28"/>
          <w:vertAlign w:val="subscript"/>
          <w:lang w:bidi="fa-IR"/>
        </w:rPr>
        <w:t>𝑃</w:t>
      </w:r>
      <w:r w:rsidRPr="00844FA1">
        <w:rPr>
          <w:rFonts w:cs="B Nazanin"/>
          <w:sz w:val="28"/>
          <w:szCs w:val="28"/>
          <w:rtl/>
          <w:lang w:bidi="fa-IR"/>
        </w:rPr>
        <w:t xml:space="preserve"> } ، پس از </w:t>
      </w:r>
      <w:r w:rsidRPr="00844FA1">
        <w:rPr>
          <w:rFonts w:cs="B Nazanin" w:hint="cs"/>
          <w:sz w:val="28"/>
          <w:szCs w:val="28"/>
          <w:rtl/>
          <w:lang w:bidi="fa-IR"/>
        </w:rPr>
        <w:t>دادن</w:t>
      </w:r>
      <w:r w:rsidRPr="00844FA1">
        <w:rPr>
          <w:rFonts w:cs="B Nazanin"/>
          <w:sz w:val="28"/>
          <w:szCs w:val="28"/>
          <w:rtl/>
          <w:lang w:bidi="fa-IR"/>
        </w:rPr>
        <w:t xml:space="preserve"> و</w:t>
      </w:r>
      <w:r w:rsidRPr="00844FA1">
        <w:rPr>
          <w:rFonts w:cs="B Nazanin" w:hint="cs"/>
          <w:sz w:val="28"/>
          <w:szCs w:val="28"/>
          <w:rtl/>
          <w:lang w:bidi="fa-IR"/>
        </w:rPr>
        <w:t>ی</w:t>
      </w:r>
      <w:r w:rsidRPr="00844FA1">
        <w:rPr>
          <w:rFonts w:cs="B Nazanin" w:hint="eastAsia"/>
          <w:sz w:val="28"/>
          <w:szCs w:val="28"/>
          <w:rtl/>
          <w:lang w:bidi="fa-IR"/>
        </w:rPr>
        <w:t>ژگ</w:t>
      </w:r>
      <w:r w:rsidRPr="00844FA1">
        <w:rPr>
          <w:rFonts w:cs="B Nazanin" w:hint="cs"/>
          <w:sz w:val="28"/>
          <w:szCs w:val="28"/>
          <w:rtl/>
          <w:lang w:bidi="fa-IR"/>
        </w:rPr>
        <w:t>ی‌</w:t>
      </w:r>
      <w:r w:rsidRPr="00844FA1">
        <w:rPr>
          <w:rFonts w:cs="B Nazanin"/>
          <w:sz w:val="28"/>
          <w:szCs w:val="28"/>
          <w:rtl/>
          <w:lang w:bidi="fa-IR"/>
        </w:rPr>
        <w:t>ها</w:t>
      </w:r>
      <w:r w:rsidRPr="00844FA1">
        <w:rPr>
          <w:rFonts w:cs="B Nazanin" w:hint="cs"/>
          <w:sz w:val="28"/>
          <w:szCs w:val="28"/>
          <w:rtl/>
          <w:lang w:bidi="fa-IR"/>
        </w:rPr>
        <w:t>ی</w:t>
      </w:r>
      <w:r w:rsidRPr="00844FA1">
        <w:rPr>
          <w:rFonts w:cs="B Nazanin"/>
          <w:sz w:val="28"/>
          <w:szCs w:val="28"/>
          <w:rtl/>
          <w:lang w:bidi="fa-IR"/>
        </w:rPr>
        <w:t xml:space="preserve"> گره به توجه</w:t>
      </w:r>
      <w:r w:rsidRPr="00844FA1">
        <w:rPr>
          <w:rFonts w:cs="B Nazanin" w:hint="cs"/>
          <w:sz w:val="28"/>
          <w:szCs w:val="28"/>
          <w:rtl/>
          <w:lang w:bidi="fa-IR"/>
        </w:rPr>
        <w:t xml:space="preserve"> در</w:t>
      </w:r>
      <w:r w:rsidRPr="00844FA1">
        <w:rPr>
          <w:rFonts w:cs="B Nazanin"/>
          <w:sz w:val="28"/>
          <w:szCs w:val="28"/>
          <w:rtl/>
          <w:lang w:bidi="fa-IR"/>
        </w:rPr>
        <w:t xml:space="preserve"> سطح گره </w:t>
      </w:r>
      <w:r w:rsidRPr="00844FA1">
        <w:rPr>
          <w:rFonts w:cs="B Nazanin" w:hint="cs"/>
          <w:sz w:val="28"/>
          <w:szCs w:val="28"/>
          <w:rtl/>
          <w:lang w:bidi="fa-IR"/>
        </w:rPr>
        <w:t xml:space="preserve">، </w:t>
      </w:r>
      <w:r w:rsidRPr="00844FA1">
        <w:rPr>
          <w:rFonts w:cs="B Nazanin"/>
          <w:sz w:val="28"/>
          <w:szCs w:val="28"/>
          <w:rtl/>
          <w:lang w:bidi="fa-IR"/>
        </w:rPr>
        <w:t>م</w:t>
      </w:r>
      <w:r w:rsidRPr="00844FA1">
        <w:rPr>
          <w:rFonts w:cs="B Nazanin" w:hint="cs"/>
          <w:sz w:val="28"/>
          <w:szCs w:val="28"/>
          <w:rtl/>
          <w:lang w:bidi="fa-IR"/>
        </w:rPr>
        <w:t>ی‌</w:t>
      </w:r>
      <w:r w:rsidRPr="00844FA1">
        <w:rPr>
          <w:rFonts w:cs="B Nazanin"/>
          <w:sz w:val="28"/>
          <w:szCs w:val="28"/>
          <w:rtl/>
          <w:lang w:bidi="fa-IR"/>
        </w:rPr>
        <w:t>توان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 xml:space="preserve"> </w:t>
      </w:r>
      <w:r w:rsidRPr="00844FA1">
        <w:rPr>
          <w:rFonts w:ascii="Cambria Math" w:hAnsi="Cambria Math" w:cs="B Nazanin"/>
          <w:sz w:val="28"/>
          <w:szCs w:val="28"/>
          <w:lang w:bidi="fa-IR"/>
        </w:rPr>
        <w:t>𝑃</w:t>
      </w:r>
      <w:r w:rsidRPr="00844FA1">
        <w:rPr>
          <w:rFonts w:cs="B Nazanin"/>
          <w:sz w:val="28"/>
          <w:szCs w:val="28"/>
          <w:rtl/>
          <w:lang w:bidi="fa-IR"/>
        </w:rPr>
        <w:t xml:space="preserve"> گروه از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w:t>
      </w:r>
      <w:r w:rsidR="00031937" w:rsidRPr="00844FA1">
        <w:rPr>
          <w:rFonts w:cs="B Nazanin"/>
          <w:sz w:val="28"/>
          <w:szCs w:val="28"/>
          <w:rtl/>
          <w:lang w:bidi="fa-IR"/>
        </w:rPr>
        <w:t>گره</w:t>
      </w:r>
      <w:r w:rsidR="00031937">
        <w:rPr>
          <w:rFonts w:cs="B Nazanin" w:hint="cs"/>
          <w:sz w:val="28"/>
          <w:szCs w:val="28"/>
          <w:rtl/>
          <w:lang w:bidi="fa-IR"/>
        </w:rPr>
        <w:t>‌های</w:t>
      </w:r>
      <w:r w:rsidR="00031937" w:rsidRPr="00844FA1">
        <w:rPr>
          <w:rFonts w:cs="B Nazanin"/>
          <w:sz w:val="28"/>
          <w:szCs w:val="28"/>
          <w:rtl/>
          <w:lang w:bidi="fa-IR"/>
        </w:rPr>
        <w:t xml:space="preserve"> </w:t>
      </w:r>
      <w:r w:rsidRPr="00844FA1">
        <w:rPr>
          <w:rFonts w:cs="B Nazanin"/>
          <w:sz w:val="28"/>
          <w:szCs w:val="28"/>
          <w:rtl/>
          <w:lang w:bidi="fa-IR"/>
        </w:rPr>
        <w:t>خاص معنا</w:t>
      </w:r>
      <w:r w:rsidRPr="00844FA1">
        <w:rPr>
          <w:rFonts w:cs="B Nazanin" w:hint="cs"/>
          <w:sz w:val="28"/>
          <w:szCs w:val="28"/>
          <w:rtl/>
          <w:lang w:bidi="fa-IR"/>
        </w:rPr>
        <w:t>یی</w:t>
      </w:r>
      <w:r w:rsidRPr="00844FA1">
        <w:rPr>
          <w:rFonts w:cs="B Nazanin"/>
          <w:sz w:val="28"/>
          <w:szCs w:val="28"/>
          <w:rtl/>
          <w:lang w:bidi="fa-IR"/>
        </w:rPr>
        <w:t xml:space="preserve"> را بدست آور</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 xml:space="preserve"> ،</w:t>
      </w:r>
      <w:r w:rsidRPr="00844FA1">
        <w:rPr>
          <w:rFonts w:cs="B Nazanin" w:hint="cs"/>
          <w:sz w:val="28"/>
          <w:szCs w:val="28"/>
          <w:rtl/>
          <w:lang w:bidi="fa-IR"/>
        </w:rPr>
        <w:t xml:space="preserve"> </w:t>
      </w:r>
      <w:r w:rsidRPr="00844FA1">
        <w:rPr>
          <w:rFonts w:cs="B Nazanin"/>
          <w:sz w:val="28"/>
          <w:szCs w:val="28"/>
          <w:rtl/>
          <w:lang w:bidi="fa-IR"/>
        </w:rPr>
        <w:t>به عنوان</w:t>
      </w:r>
      <w:r w:rsidRPr="00844FA1">
        <w:rPr>
          <w:rFonts w:cs="B Nazanin" w:hint="cs"/>
          <w:sz w:val="28"/>
          <w:szCs w:val="28"/>
          <w:rtl/>
          <w:lang w:bidi="fa-IR"/>
        </w:rPr>
        <w:t xml:space="preserve"> </w:t>
      </w:r>
      <w:r w:rsidRPr="00844FA1">
        <w:rPr>
          <w:rFonts w:cs="B Nazanin"/>
          <w:sz w:val="28"/>
          <w:szCs w:val="28"/>
          <w:rtl/>
          <w:lang w:bidi="fa-IR"/>
        </w:rPr>
        <w:t>{</w:t>
      </w:r>
      <w:r w:rsidRPr="00844FA1">
        <w:rPr>
          <w:rFonts w:cs="B Nazanin"/>
          <w:sz w:val="28"/>
          <w:szCs w:val="28"/>
          <w:lang w:bidi="fa-IR"/>
        </w:rPr>
        <w:t>Z</w:t>
      </w:r>
      <w:r w:rsidRPr="00844FA1">
        <w:rPr>
          <w:rFonts w:cs="B Nazanin"/>
          <w:sz w:val="28"/>
          <w:szCs w:val="28"/>
          <w:vertAlign w:val="subscript"/>
          <w:lang w:bidi="fa-IR"/>
        </w:rPr>
        <w:t>Φ1</w:t>
      </w:r>
      <w:r w:rsidRPr="00844FA1">
        <w:rPr>
          <w:rFonts w:cs="B Nazanin"/>
          <w:sz w:val="28"/>
          <w:szCs w:val="28"/>
          <w:lang w:bidi="fa-IR"/>
        </w:rPr>
        <w:t>, . . . , Z</w:t>
      </w:r>
      <w:r w:rsidRPr="00844FA1">
        <w:rPr>
          <w:rFonts w:cs="B Nazanin"/>
          <w:sz w:val="28"/>
          <w:szCs w:val="28"/>
          <w:vertAlign w:val="subscript"/>
          <w:lang w:bidi="fa-IR"/>
        </w:rPr>
        <w:t>Φ</w:t>
      </w:r>
      <w:r w:rsidRPr="00844FA1">
        <w:rPr>
          <w:rFonts w:ascii="Cambria Math" w:hAnsi="Cambria Math" w:cs="B Nazanin"/>
          <w:sz w:val="28"/>
          <w:szCs w:val="28"/>
          <w:vertAlign w:val="subscript"/>
          <w:lang w:bidi="fa-IR"/>
        </w:rPr>
        <w:t>𝑃</w:t>
      </w:r>
      <w:r w:rsidRPr="00844FA1">
        <w:rPr>
          <w:rFonts w:cs="B Nazanin"/>
          <w:sz w:val="28"/>
          <w:szCs w:val="28"/>
          <w:rtl/>
          <w:lang w:bidi="fa-IR"/>
        </w:rPr>
        <w:t xml:space="preserve"> } نشان داده شده است</w:t>
      </w:r>
      <w:r w:rsidRPr="00844FA1">
        <w:rPr>
          <w:rFonts w:cs="B Nazanin"/>
          <w:sz w:val="28"/>
          <w:szCs w:val="28"/>
          <w:lang w:bidi="fa-IR"/>
        </w:rPr>
        <w:t>.</w:t>
      </w:r>
      <w:r w:rsidRPr="00844FA1">
        <w:rPr>
          <w:rFonts w:cs="B Nazanin" w:hint="cs"/>
          <w:sz w:val="28"/>
          <w:szCs w:val="28"/>
          <w:rtl/>
          <w:lang w:bidi="fa-IR"/>
        </w:rPr>
        <w:t xml:space="preserve"> </w:t>
      </w:r>
    </w:p>
    <w:p w14:paraId="44215EF9" w14:textId="2871D1D5" w:rsidR="00031937" w:rsidRDefault="00C638A9" w:rsidP="00B4535B">
      <w:pPr>
        <w:bidi/>
        <w:jc w:val="both"/>
        <w:rPr>
          <w:rFonts w:cs="B Nazanin"/>
          <w:b/>
          <w:bCs/>
          <w:sz w:val="28"/>
          <w:szCs w:val="28"/>
          <w:rtl/>
          <w:lang w:bidi="fa-IR"/>
        </w:rPr>
      </w:pPr>
      <w:bookmarkStart w:id="26" w:name="HAN_SemanticAttention"/>
      <w:r>
        <w:rPr>
          <w:rFonts w:cs="B Nazanin" w:hint="cs"/>
          <w:b/>
          <w:bCs/>
          <w:sz w:val="28"/>
          <w:szCs w:val="28"/>
          <w:rtl/>
          <w:lang w:bidi="fa-IR"/>
        </w:rPr>
        <w:t xml:space="preserve">2.1.2) </w:t>
      </w:r>
      <w:r w:rsidR="00031937">
        <w:rPr>
          <w:rFonts w:cs="B Nazanin" w:hint="cs"/>
          <w:b/>
          <w:bCs/>
          <w:sz w:val="28"/>
          <w:szCs w:val="28"/>
          <w:rtl/>
          <w:lang w:bidi="fa-IR"/>
        </w:rPr>
        <w:t>محاسب</w:t>
      </w:r>
      <w:r>
        <w:rPr>
          <w:rFonts w:cs="B Nazanin" w:hint="cs"/>
          <w:b/>
          <w:bCs/>
          <w:sz w:val="28"/>
          <w:szCs w:val="28"/>
          <w:rtl/>
          <w:lang w:bidi="fa-IR"/>
        </w:rPr>
        <w:t>ۀ</w:t>
      </w:r>
      <w:r w:rsidR="00031937">
        <w:rPr>
          <w:rFonts w:cs="B Nazanin" w:hint="cs"/>
          <w:b/>
          <w:bCs/>
          <w:sz w:val="28"/>
          <w:szCs w:val="28"/>
          <w:rtl/>
          <w:lang w:bidi="fa-IR"/>
        </w:rPr>
        <w:t xml:space="preserve"> </w:t>
      </w:r>
      <w:r w:rsidR="00031937">
        <w:rPr>
          <w:rFonts w:cs="B Nazanin"/>
          <w:b/>
          <w:bCs/>
          <w:sz w:val="28"/>
          <w:szCs w:val="28"/>
          <w:rtl/>
          <w:lang w:bidi="fa-IR"/>
        </w:rPr>
        <w:t>توجه در سطح معنایی</w:t>
      </w:r>
    </w:p>
    <w:bookmarkEnd w:id="26"/>
    <w:p w14:paraId="095A94ED" w14:textId="2AAA11B9" w:rsidR="00556F0C" w:rsidRDefault="00556F0C" w:rsidP="00B4535B">
      <w:pPr>
        <w:bidi/>
        <w:jc w:val="both"/>
        <w:rPr>
          <w:rFonts w:cs="B Nazanin"/>
          <w:sz w:val="28"/>
          <w:szCs w:val="28"/>
          <w:rtl/>
          <w:lang w:bidi="fa-IR"/>
        </w:rPr>
      </w:pPr>
      <w:r w:rsidRPr="00844FA1">
        <w:rPr>
          <w:rFonts w:cs="B Nazanin"/>
          <w:sz w:val="28"/>
          <w:szCs w:val="28"/>
          <w:rtl/>
          <w:lang w:bidi="fa-IR"/>
        </w:rPr>
        <w:t>به طور کل</w:t>
      </w:r>
      <w:r w:rsidRPr="00844FA1">
        <w:rPr>
          <w:rFonts w:cs="B Nazanin" w:hint="cs"/>
          <w:sz w:val="28"/>
          <w:szCs w:val="28"/>
          <w:rtl/>
          <w:lang w:bidi="fa-IR"/>
        </w:rPr>
        <w:t>ی</w:t>
      </w:r>
      <w:r w:rsidRPr="00844FA1">
        <w:rPr>
          <w:rFonts w:cs="B Nazanin"/>
          <w:sz w:val="28"/>
          <w:szCs w:val="28"/>
          <w:rtl/>
          <w:lang w:bidi="fa-IR"/>
        </w:rPr>
        <w:t xml:space="preserve"> ، هر گره در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w:t>
      </w:r>
      <w:r w:rsidRPr="00844FA1">
        <w:rPr>
          <w:rFonts w:cs="B Nazanin" w:hint="cs"/>
          <w:sz w:val="28"/>
          <w:szCs w:val="28"/>
          <w:rtl/>
          <w:lang w:bidi="fa-IR"/>
        </w:rPr>
        <w:t>گراف نامتجانس</w:t>
      </w:r>
      <w:r w:rsidRPr="00844FA1">
        <w:rPr>
          <w:rFonts w:cs="B Nazanin"/>
          <w:sz w:val="28"/>
          <w:szCs w:val="28"/>
          <w:rtl/>
          <w:lang w:bidi="fa-IR"/>
        </w:rPr>
        <w:t xml:space="preserve"> شامل انواع مختلف</w:t>
      </w:r>
      <w:r w:rsidRPr="00844FA1">
        <w:rPr>
          <w:rFonts w:cs="B Nazanin" w:hint="cs"/>
          <w:sz w:val="28"/>
          <w:szCs w:val="28"/>
          <w:rtl/>
          <w:lang w:bidi="fa-IR"/>
        </w:rPr>
        <w:t>ی</w:t>
      </w:r>
      <w:r w:rsidRPr="00844FA1">
        <w:rPr>
          <w:rFonts w:cs="B Nazanin"/>
          <w:sz w:val="28"/>
          <w:szCs w:val="28"/>
          <w:rtl/>
          <w:lang w:bidi="fa-IR"/>
        </w:rPr>
        <w:t xml:space="preserve"> از اطلاعات معنا</w:t>
      </w:r>
      <w:r w:rsidRPr="00844FA1">
        <w:rPr>
          <w:rFonts w:cs="B Nazanin" w:hint="cs"/>
          <w:sz w:val="28"/>
          <w:szCs w:val="28"/>
          <w:rtl/>
          <w:lang w:bidi="fa-IR"/>
        </w:rPr>
        <w:t>یی</w:t>
      </w:r>
      <w:r w:rsidRPr="00844FA1">
        <w:rPr>
          <w:rFonts w:cs="B Nazanin"/>
          <w:sz w:val="28"/>
          <w:szCs w:val="28"/>
          <w:rtl/>
          <w:lang w:bidi="fa-IR"/>
        </w:rPr>
        <w:t xml:space="preserve"> است و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گره خاص معنا</w:t>
      </w:r>
      <w:r w:rsidRPr="00844FA1">
        <w:rPr>
          <w:rFonts w:cs="B Nazanin" w:hint="cs"/>
          <w:sz w:val="28"/>
          <w:szCs w:val="28"/>
          <w:rtl/>
          <w:lang w:bidi="fa-IR"/>
        </w:rPr>
        <w:t>یی</w:t>
      </w:r>
      <w:r w:rsidRPr="00844FA1">
        <w:rPr>
          <w:rFonts w:cs="B Nazanin"/>
          <w:sz w:val="28"/>
          <w:szCs w:val="28"/>
          <w:rtl/>
          <w:lang w:bidi="fa-IR"/>
        </w:rPr>
        <w:t xml:space="preserve"> فقط م</w:t>
      </w:r>
      <w:r w:rsidRPr="00844FA1">
        <w:rPr>
          <w:rFonts w:cs="B Nazanin" w:hint="cs"/>
          <w:sz w:val="28"/>
          <w:szCs w:val="28"/>
          <w:rtl/>
          <w:lang w:bidi="fa-IR"/>
        </w:rPr>
        <w:t>ی</w:t>
      </w:r>
      <w:r w:rsidRPr="00844FA1">
        <w:rPr>
          <w:rFonts w:cs="B Nazanin"/>
          <w:sz w:val="28"/>
          <w:szCs w:val="28"/>
          <w:rtl/>
          <w:lang w:bidi="fa-IR"/>
        </w:rPr>
        <w:t xml:space="preserve"> تواند گره را از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جنبه منعکس کند.</w:t>
      </w:r>
      <w:r w:rsidRPr="00844FA1">
        <w:rPr>
          <w:rFonts w:cs="B Nazanin" w:hint="cs"/>
          <w:sz w:val="28"/>
          <w:szCs w:val="28"/>
          <w:rtl/>
          <w:lang w:bidi="fa-IR"/>
        </w:rPr>
        <w:t xml:space="preserve"> </w:t>
      </w:r>
      <w:r w:rsidRPr="00844FA1">
        <w:rPr>
          <w:rFonts w:cs="B Nazanin"/>
          <w:sz w:val="28"/>
          <w:szCs w:val="28"/>
          <w:rtl/>
          <w:lang w:bidi="fa-IR"/>
        </w:rPr>
        <w:t>برا</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ی</w:t>
      </w:r>
      <w:r w:rsidRPr="00844FA1">
        <w:rPr>
          <w:rFonts w:cs="B Nazanin" w:hint="eastAsia"/>
          <w:sz w:val="28"/>
          <w:szCs w:val="28"/>
          <w:rtl/>
          <w:lang w:bidi="fa-IR"/>
        </w:rPr>
        <w:t>ادگ</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گره جامع</w:t>
      </w:r>
      <w:r w:rsidRPr="00844FA1">
        <w:rPr>
          <w:rFonts w:cs="B Nazanin" w:hint="cs"/>
          <w:sz w:val="28"/>
          <w:szCs w:val="28"/>
          <w:rtl/>
          <w:lang w:bidi="fa-IR"/>
        </w:rPr>
        <w:t>‌</w:t>
      </w:r>
      <w:r w:rsidRPr="00844FA1">
        <w:rPr>
          <w:rFonts w:cs="B Nazanin"/>
          <w:sz w:val="28"/>
          <w:szCs w:val="28"/>
          <w:rtl/>
          <w:lang w:bidi="fa-IR"/>
        </w:rPr>
        <w:t>تر ، با</w:t>
      </w:r>
      <w:r w:rsidRPr="00844FA1">
        <w:rPr>
          <w:rFonts w:cs="B Nazanin" w:hint="cs"/>
          <w:sz w:val="28"/>
          <w:szCs w:val="28"/>
          <w:rtl/>
          <w:lang w:bidi="fa-IR"/>
        </w:rPr>
        <w:t>ی</w:t>
      </w:r>
      <w:r w:rsidRPr="00844FA1">
        <w:rPr>
          <w:rFonts w:cs="B Nazanin" w:hint="eastAsia"/>
          <w:sz w:val="28"/>
          <w:szCs w:val="28"/>
          <w:rtl/>
          <w:lang w:bidi="fa-IR"/>
        </w:rPr>
        <w:t>د</w:t>
      </w:r>
      <w:r w:rsidRPr="00844FA1">
        <w:rPr>
          <w:rFonts w:cs="B Nazanin"/>
          <w:sz w:val="28"/>
          <w:szCs w:val="28"/>
          <w:rtl/>
          <w:lang w:bidi="fa-IR"/>
        </w:rPr>
        <w:t xml:space="preserve"> چند</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معنا را که م</w:t>
      </w:r>
      <w:r w:rsidRPr="00844FA1">
        <w:rPr>
          <w:rFonts w:cs="B Nazanin" w:hint="cs"/>
          <w:sz w:val="28"/>
          <w:szCs w:val="28"/>
          <w:rtl/>
          <w:lang w:bidi="fa-IR"/>
        </w:rPr>
        <w:t>ی</w:t>
      </w:r>
      <w:r w:rsidRPr="00844FA1">
        <w:rPr>
          <w:rFonts w:cs="B Nazanin"/>
          <w:sz w:val="28"/>
          <w:szCs w:val="28"/>
          <w:rtl/>
          <w:lang w:bidi="fa-IR"/>
        </w:rPr>
        <w:t xml:space="preserve"> تواند توسط </w:t>
      </w:r>
      <w:r w:rsidRPr="00844FA1">
        <w:rPr>
          <w:rFonts w:cs="B Nazanin" w:hint="cs"/>
          <w:sz w:val="28"/>
          <w:szCs w:val="28"/>
          <w:rtl/>
          <w:lang w:bidi="fa-IR"/>
        </w:rPr>
        <w:t>فرا-مسیر</w:t>
      </w:r>
      <w:r w:rsidRPr="00844FA1">
        <w:rPr>
          <w:rFonts w:cs="B Nazanin" w:hint="eastAsia"/>
          <w:sz w:val="28"/>
          <w:szCs w:val="28"/>
          <w:rtl/>
          <w:lang w:bidi="fa-IR"/>
        </w:rPr>
        <w:t>ها</w:t>
      </w:r>
      <w:r w:rsidRPr="00844FA1">
        <w:rPr>
          <w:rFonts w:cs="B Nazanin"/>
          <w:sz w:val="28"/>
          <w:szCs w:val="28"/>
          <w:rtl/>
          <w:lang w:bidi="fa-IR"/>
        </w:rPr>
        <w:t xml:space="preserve"> مشخص شود ، </w:t>
      </w:r>
      <w:r>
        <w:rPr>
          <w:rFonts w:cs="B Nazanin" w:hint="cs"/>
          <w:sz w:val="28"/>
          <w:szCs w:val="28"/>
          <w:rtl/>
          <w:lang w:bidi="fa-IR"/>
        </w:rPr>
        <w:t>ترکیب</w:t>
      </w:r>
      <w:r w:rsidRPr="00844FA1">
        <w:rPr>
          <w:rFonts w:cs="B Nazanin"/>
          <w:sz w:val="28"/>
          <w:szCs w:val="28"/>
          <w:rtl/>
          <w:lang w:bidi="fa-IR"/>
        </w:rPr>
        <w:t xml:space="preserve"> کن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w:t>
      </w:r>
      <w:r w:rsidRPr="00844FA1">
        <w:rPr>
          <w:rFonts w:cs="B Nazanin" w:hint="cs"/>
          <w:sz w:val="28"/>
          <w:szCs w:val="28"/>
          <w:rtl/>
          <w:lang w:bidi="fa-IR"/>
        </w:rPr>
        <w:t xml:space="preserve"> </w:t>
      </w:r>
      <w:r w:rsidRPr="00844FA1">
        <w:rPr>
          <w:rFonts w:cs="B Nazanin"/>
          <w:sz w:val="28"/>
          <w:szCs w:val="28"/>
          <w:rtl/>
          <w:lang w:bidi="fa-IR"/>
        </w:rPr>
        <w:t>برا</w:t>
      </w:r>
      <w:r w:rsidRPr="00844FA1">
        <w:rPr>
          <w:rFonts w:cs="B Nazanin" w:hint="cs"/>
          <w:sz w:val="28"/>
          <w:szCs w:val="28"/>
          <w:rtl/>
          <w:lang w:bidi="fa-IR"/>
        </w:rPr>
        <w:t>ی</w:t>
      </w:r>
      <w:r w:rsidRPr="00844FA1">
        <w:rPr>
          <w:rFonts w:cs="B Nazanin"/>
          <w:sz w:val="28"/>
          <w:szCs w:val="28"/>
          <w:rtl/>
          <w:lang w:bidi="fa-IR"/>
        </w:rPr>
        <w:t xml:space="preserve"> پرداختن به چالش انتخاب </w:t>
      </w:r>
      <w:r w:rsidRPr="00844FA1">
        <w:rPr>
          <w:rFonts w:cs="B Nazanin" w:hint="cs"/>
          <w:sz w:val="28"/>
          <w:szCs w:val="28"/>
          <w:rtl/>
          <w:lang w:bidi="fa-IR"/>
        </w:rPr>
        <w:t xml:space="preserve">فرا-مسیر </w:t>
      </w:r>
      <w:r w:rsidRPr="00844FA1">
        <w:rPr>
          <w:rFonts w:cs="B Nazanin"/>
          <w:sz w:val="28"/>
          <w:szCs w:val="28"/>
          <w:rtl/>
          <w:lang w:bidi="fa-IR"/>
        </w:rPr>
        <w:t xml:space="preserve">و </w:t>
      </w:r>
      <w:r>
        <w:rPr>
          <w:rFonts w:cs="B Nazanin" w:hint="cs"/>
          <w:sz w:val="28"/>
          <w:szCs w:val="28"/>
          <w:rtl/>
          <w:lang w:bidi="fa-IR"/>
        </w:rPr>
        <w:t>ترکیب</w:t>
      </w:r>
      <w:r w:rsidRPr="00844FA1">
        <w:rPr>
          <w:rFonts w:cs="B Nazanin"/>
          <w:sz w:val="28"/>
          <w:szCs w:val="28"/>
          <w:rtl/>
          <w:lang w:bidi="fa-IR"/>
        </w:rPr>
        <w:t xml:space="preserve"> معنا</w:t>
      </w:r>
      <w:r w:rsidRPr="00844FA1">
        <w:rPr>
          <w:rFonts w:cs="B Nazanin" w:hint="cs"/>
          <w:sz w:val="28"/>
          <w:szCs w:val="28"/>
          <w:rtl/>
          <w:lang w:bidi="fa-IR"/>
        </w:rPr>
        <w:t>یی</w:t>
      </w:r>
      <w:r w:rsidRPr="00844FA1">
        <w:rPr>
          <w:rFonts w:cs="B Nazanin"/>
          <w:sz w:val="28"/>
          <w:szCs w:val="28"/>
          <w:rtl/>
          <w:lang w:bidi="fa-IR"/>
        </w:rPr>
        <w:t xml:space="preserve"> در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w:t>
      </w:r>
      <w:r w:rsidRPr="00844FA1">
        <w:rPr>
          <w:rFonts w:cs="B Nazanin" w:hint="cs"/>
          <w:sz w:val="28"/>
          <w:szCs w:val="28"/>
          <w:rtl/>
          <w:lang w:bidi="fa-IR"/>
        </w:rPr>
        <w:t>گراف نامتجانس</w:t>
      </w:r>
      <w:r w:rsidRPr="00844FA1">
        <w:rPr>
          <w:rFonts w:cs="B Nazanin"/>
          <w:sz w:val="28"/>
          <w:szCs w:val="28"/>
          <w:rtl/>
          <w:lang w:bidi="fa-IR"/>
        </w:rPr>
        <w:t xml:space="preserve"> ، ما توجه جد</w:t>
      </w:r>
      <w:r w:rsidRPr="00844FA1">
        <w:rPr>
          <w:rFonts w:cs="B Nazanin" w:hint="cs"/>
          <w:sz w:val="28"/>
          <w:szCs w:val="28"/>
          <w:rtl/>
          <w:lang w:bidi="fa-IR"/>
        </w:rPr>
        <w:t>ی</w:t>
      </w:r>
      <w:r w:rsidRPr="00844FA1">
        <w:rPr>
          <w:rFonts w:cs="B Nazanin" w:hint="eastAsia"/>
          <w:sz w:val="28"/>
          <w:szCs w:val="28"/>
          <w:rtl/>
          <w:lang w:bidi="fa-IR"/>
        </w:rPr>
        <w:t>د</w:t>
      </w:r>
      <w:r w:rsidRPr="00844FA1">
        <w:rPr>
          <w:rFonts w:cs="B Nazanin" w:hint="cs"/>
          <w:sz w:val="28"/>
          <w:szCs w:val="28"/>
          <w:rtl/>
          <w:lang w:bidi="fa-IR"/>
        </w:rPr>
        <w:t>ی</w:t>
      </w:r>
      <w:r w:rsidRPr="00844FA1">
        <w:rPr>
          <w:rFonts w:cs="B Nazanin"/>
          <w:sz w:val="28"/>
          <w:szCs w:val="28"/>
          <w:rtl/>
          <w:lang w:bidi="fa-IR"/>
        </w:rPr>
        <w:t xml:space="preserve"> در سطح معنا</w:t>
      </w:r>
      <w:r w:rsidRPr="00844FA1">
        <w:rPr>
          <w:rFonts w:cs="B Nazanin" w:hint="cs"/>
          <w:sz w:val="28"/>
          <w:szCs w:val="28"/>
          <w:rtl/>
          <w:lang w:bidi="fa-IR"/>
        </w:rPr>
        <w:t>یی</w:t>
      </w:r>
      <w:r w:rsidRPr="00844FA1">
        <w:rPr>
          <w:rFonts w:cs="B Nazanin"/>
          <w:sz w:val="28"/>
          <w:szCs w:val="28"/>
          <w:rtl/>
          <w:lang w:bidi="fa-IR"/>
        </w:rPr>
        <w:t xml:space="preserve"> را پ</w:t>
      </w:r>
      <w:r w:rsidRPr="00844FA1">
        <w:rPr>
          <w:rFonts w:cs="B Nazanin" w:hint="cs"/>
          <w:sz w:val="28"/>
          <w:szCs w:val="28"/>
          <w:rtl/>
          <w:lang w:bidi="fa-IR"/>
        </w:rPr>
        <w:t>ی</w:t>
      </w:r>
      <w:r w:rsidRPr="00844FA1">
        <w:rPr>
          <w:rFonts w:cs="B Nazanin" w:hint="eastAsia"/>
          <w:sz w:val="28"/>
          <w:szCs w:val="28"/>
          <w:rtl/>
          <w:lang w:bidi="fa-IR"/>
        </w:rPr>
        <w:t>شنهاد</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کن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 xml:space="preserve"> تا به طور خودکار 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w:t>
      </w:r>
      <w:r w:rsidRPr="00844FA1">
        <w:rPr>
          <w:rFonts w:cs="B Nazanin" w:hint="cs"/>
          <w:sz w:val="28"/>
          <w:szCs w:val="28"/>
          <w:rtl/>
          <w:lang w:bidi="fa-IR"/>
        </w:rPr>
        <w:t>فرا-مسیر</w:t>
      </w:r>
      <w:r w:rsidRPr="00844FA1">
        <w:rPr>
          <w:rFonts w:cs="B Nazanin" w:hint="eastAsia"/>
          <w:sz w:val="28"/>
          <w:szCs w:val="28"/>
          <w:rtl/>
          <w:lang w:bidi="fa-IR"/>
        </w:rPr>
        <w:t>ها</w:t>
      </w:r>
      <w:r w:rsidRPr="00844FA1">
        <w:rPr>
          <w:rFonts w:cs="B Nazanin" w:hint="cs"/>
          <w:sz w:val="28"/>
          <w:szCs w:val="28"/>
          <w:rtl/>
          <w:lang w:bidi="fa-IR"/>
        </w:rPr>
        <w:t>ی</w:t>
      </w:r>
      <w:r w:rsidRPr="00844FA1">
        <w:rPr>
          <w:rFonts w:cs="B Nazanin"/>
          <w:sz w:val="28"/>
          <w:szCs w:val="28"/>
          <w:rtl/>
          <w:lang w:bidi="fa-IR"/>
        </w:rPr>
        <w:t xml:space="preserve"> مختلف را </w:t>
      </w:r>
      <w:r w:rsidRPr="00844FA1">
        <w:rPr>
          <w:rFonts w:cs="B Nazanin" w:hint="cs"/>
          <w:sz w:val="28"/>
          <w:szCs w:val="28"/>
          <w:rtl/>
          <w:lang w:bidi="fa-IR"/>
        </w:rPr>
        <w:t>ی</w:t>
      </w:r>
      <w:r w:rsidRPr="00844FA1">
        <w:rPr>
          <w:rFonts w:cs="B Nazanin" w:hint="eastAsia"/>
          <w:sz w:val="28"/>
          <w:szCs w:val="28"/>
          <w:rtl/>
          <w:lang w:bidi="fa-IR"/>
        </w:rPr>
        <w:t>اد</w:t>
      </w:r>
      <w:r w:rsidRPr="00844FA1">
        <w:rPr>
          <w:rFonts w:cs="B Nazanin"/>
          <w:sz w:val="28"/>
          <w:szCs w:val="28"/>
          <w:rtl/>
          <w:lang w:bidi="fa-IR"/>
        </w:rPr>
        <w:t xml:space="preserve"> بگ</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 xml:space="preserve"> و آنها را برا</w:t>
      </w:r>
      <w:r w:rsidRPr="00844FA1">
        <w:rPr>
          <w:rFonts w:cs="B Nazanin" w:hint="cs"/>
          <w:sz w:val="28"/>
          <w:szCs w:val="28"/>
          <w:rtl/>
          <w:lang w:bidi="fa-IR"/>
        </w:rPr>
        <w:t>ی</w:t>
      </w:r>
      <w:r w:rsidRPr="00844FA1">
        <w:rPr>
          <w:rFonts w:cs="B Nazanin"/>
          <w:sz w:val="28"/>
          <w:szCs w:val="28"/>
          <w:rtl/>
          <w:lang w:bidi="fa-IR"/>
        </w:rPr>
        <w:t xml:space="preserve"> کار خاص </w:t>
      </w:r>
      <w:r>
        <w:rPr>
          <w:rFonts w:cs="B Nazanin" w:hint="cs"/>
          <w:sz w:val="28"/>
          <w:szCs w:val="28"/>
          <w:rtl/>
          <w:lang w:bidi="fa-IR"/>
        </w:rPr>
        <w:t>ترکیب</w:t>
      </w:r>
      <w:r w:rsidRPr="00844FA1">
        <w:rPr>
          <w:rFonts w:cs="B Nazanin"/>
          <w:sz w:val="28"/>
          <w:szCs w:val="28"/>
          <w:rtl/>
          <w:lang w:bidi="fa-IR"/>
        </w:rPr>
        <w:t xml:space="preserve"> کن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w:t>
      </w:r>
      <w:r w:rsidRPr="00844FA1">
        <w:rPr>
          <w:rFonts w:cs="B Nazanin" w:hint="cs"/>
          <w:sz w:val="28"/>
          <w:szCs w:val="28"/>
          <w:rtl/>
          <w:lang w:bidi="fa-IR"/>
        </w:rPr>
        <w:t xml:space="preserve"> </w:t>
      </w:r>
      <w:r w:rsidRPr="00844FA1">
        <w:rPr>
          <w:rFonts w:cs="B Nazanin"/>
          <w:sz w:val="28"/>
          <w:szCs w:val="28"/>
          <w:rtl/>
          <w:lang w:bidi="fa-IR"/>
        </w:rPr>
        <w:t xml:space="preserve">با در نظر گرفتن </w:t>
      </w:r>
      <w:r w:rsidRPr="00844FA1">
        <w:rPr>
          <w:rFonts w:ascii="Cambria Math" w:hAnsi="Cambria Math" w:cs="B Nazanin"/>
          <w:sz w:val="28"/>
          <w:szCs w:val="28"/>
          <w:lang w:bidi="fa-IR"/>
        </w:rPr>
        <w:t>𝑃</w:t>
      </w:r>
      <w:r w:rsidRPr="00844FA1">
        <w:rPr>
          <w:rFonts w:cs="B Nazanin"/>
          <w:sz w:val="28"/>
          <w:szCs w:val="28"/>
          <w:rtl/>
          <w:lang w:bidi="fa-IR"/>
        </w:rPr>
        <w:t xml:space="preserve"> گروه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گره</w:t>
      </w:r>
      <w:r w:rsidRPr="00844FA1">
        <w:rPr>
          <w:rFonts w:cs="B Nazanin" w:hint="cs"/>
          <w:sz w:val="28"/>
          <w:szCs w:val="28"/>
          <w:rtl/>
          <w:lang w:bidi="fa-IR"/>
        </w:rPr>
        <w:t>‌</w:t>
      </w:r>
      <w:r w:rsidRPr="00844FA1">
        <w:rPr>
          <w:rFonts w:cs="B Nazanin"/>
          <w:sz w:val="28"/>
          <w:szCs w:val="28"/>
          <w:rtl/>
          <w:lang w:bidi="fa-IR"/>
        </w:rPr>
        <w:t>ها</w:t>
      </w:r>
      <w:r w:rsidRPr="00844FA1">
        <w:rPr>
          <w:rFonts w:cs="B Nazanin" w:hint="cs"/>
          <w:sz w:val="28"/>
          <w:szCs w:val="28"/>
          <w:rtl/>
          <w:lang w:bidi="fa-IR"/>
        </w:rPr>
        <w:t>ی</w:t>
      </w:r>
      <w:r w:rsidRPr="00844FA1">
        <w:rPr>
          <w:rFonts w:cs="B Nazanin"/>
          <w:sz w:val="28"/>
          <w:szCs w:val="28"/>
          <w:rtl/>
          <w:lang w:bidi="fa-IR"/>
        </w:rPr>
        <w:t xml:space="preserve"> خاص معنا</w:t>
      </w:r>
      <w:r w:rsidRPr="00844FA1">
        <w:rPr>
          <w:rFonts w:cs="B Nazanin" w:hint="cs"/>
          <w:sz w:val="28"/>
          <w:szCs w:val="28"/>
          <w:rtl/>
          <w:lang w:bidi="fa-IR"/>
        </w:rPr>
        <w:t>یی</w:t>
      </w:r>
      <w:r w:rsidRPr="00844FA1">
        <w:rPr>
          <w:rFonts w:cs="B Nazanin"/>
          <w:sz w:val="28"/>
          <w:szCs w:val="28"/>
          <w:rtl/>
          <w:lang w:bidi="fa-IR"/>
        </w:rPr>
        <w:t xml:space="preserve"> از توجه</w:t>
      </w:r>
      <w:r w:rsidRPr="00844FA1">
        <w:rPr>
          <w:rFonts w:cs="B Nazanin" w:hint="cs"/>
          <w:sz w:val="28"/>
          <w:szCs w:val="28"/>
          <w:rtl/>
          <w:lang w:bidi="fa-IR"/>
        </w:rPr>
        <w:t xml:space="preserve"> در</w:t>
      </w:r>
      <w:r w:rsidRPr="00844FA1">
        <w:rPr>
          <w:rFonts w:cs="B Nazanin"/>
          <w:sz w:val="28"/>
          <w:szCs w:val="28"/>
          <w:rtl/>
          <w:lang w:bidi="fa-IR"/>
        </w:rPr>
        <w:t xml:space="preserve"> سطح گره به عنوان ورود</w:t>
      </w:r>
      <w:r w:rsidRPr="00844FA1">
        <w:rPr>
          <w:rFonts w:cs="B Nazanin" w:hint="cs"/>
          <w:sz w:val="28"/>
          <w:szCs w:val="28"/>
          <w:rtl/>
          <w:lang w:bidi="fa-IR"/>
        </w:rPr>
        <w:t>ی</w:t>
      </w:r>
      <w:r w:rsidRPr="00844FA1">
        <w:rPr>
          <w:rFonts w:cs="B Nazanin"/>
          <w:sz w:val="28"/>
          <w:szCs w:val="28"/>
          <w:rtl/>
          <w:lang w:bidi="fa-IR"/>
        </w:rPr>
        <w:t xml:space="preserve"> ، وزن ها</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ی</w:t>
      </w:r>
      <w:r w:rsidRPr="00844FA1">
        <w:rPr>
          <w:rFonts w:cs="B Nazanin" w:hint="eastAsia"/>
          <w:sz w:val="28"/>
          <w:szCs w:val="28"/>
          <w:rtl/>
          <w:lang w:bidi="fa-IR"/>
        </w:rPr>
        <w:t>اد</w:t>
      </w:r>
      <w:r w:rsidRPr="00844FA1">
        <w:rPr>
          <w:rFonts w:cs="B Nazanin"/>
          <w:sz w:val="28"/>
          <w:szCs w:val="28"/>
          <w:rtl/>
          <w:lang w:bidi="fa-IR"/>
        </w:rPr>
        <w:t xml:space="preserve"> گرفته شده برا</w:t>
      </w:r>
      <w:r w:rsidRPr="00844FA1">
        <w:rPr>
          <w:rFonts w:cs="B Nazanin" w:hint="cs"/>
          <w:sz w:val="28"/>
          <w:szCs w:val="28"/>
          <w:rtl/>
          <w:lang w:bidi="fa-IR"/>
        </w:rPr>
        <w:t>ی</w:t>
      </w:r>
      <w:r w:rsidRPr="00844FA1">
        <w:rPr>
          <w:rFonts w:cs="B Nazanin"/>
          <w:sz w:val="28"/>
          <w:szCs w:val="28"/>
          <w:rtl/>
          <w:lang w:bidi="fa-IR"/>
        </w:rPr>
        <w:t xml:space="preserve"> هر </w:t>
      </w:r>
      <w:r w:rsidRPr="00844FA1">
        <w:rPr>
          <w:rFonts w:cs="B Nazanin" w:hint="cs"/>
          <w:sz w:val="28"/>
          <w:szCs w:val="28"/>
          <w:rtl/>
          <w:lang w:bidi="fa-IR"/>
        </w:rPr>
        <w:t xml:space="preserve">فرا-مسیر </w:t>
      </w:r>
      <w:r w:rsidRPr="00844FA1">
        <w:rPr>
          <w:rFonts w:cs="B Nazanin"/>
          <w:sz w:val="28"/>
          <w:szCs w:val="28"/>
          <w:rtl/>
          <w:lang w:bidi="fa-IR"/>
        </w:rPr>
        <w:t>(</w:t>
      </w:r>
      <w:r w:rsidR="00BA7A62" w:rsidRPr="00BA7A62">
        <w:rPr>
          <w:rFonts w:ascii="Cambria Math" w:hAnsi="Cambria Math" w:cs="B Nazanin"/>
          <w:sz w:val="28"/>
          <w:szCs w:val="28"/>
          <w:lang w:bidi="fa-IR"/>
        </w:rPr>
        <w:t>𝛽</w:t>
      </w:r>
      <w:r w:rsidR="00BA7A62" w:rsidRPr="00BA7A62">
        <w:rPr>
          <w:rFonts w:cstheme="minorHAnsi"/>
          <w:sz w:val="28"/>
          <w:szCs w:val="28"/>
          <w:vertAlign w:val="subscript"/>
          <w:lang w:bidi="fa-IR"/>
        </w:rPr>
        <w:t>Φ1</w:t>
      </w:r>
      <w:r w:rsidR="00BA7A62" w:rsidRPr="00BA7A62">
        <w:rPr>
          <w:rFonts w:ascii="Cambria Math" w:hAnsi="Cambria Math" w:cs="B Nazanin"/>
          <w:sz w:val="28"/>
          <w:szCs w:val="28"/>
          <w:lang w:bidi="fa-IR"/>
        </w:rPr>
        <w:t xml:space="preserve"> , . . . , 𝛽</w:t>
      </w:r>
      <w:r w:rsidR="00BA7A62" w:rsidRPr="00BA7A62">
        <w:rPr>
          <w:rFonts w:cstheme="minorHAnsi"/>
          <w:sz w:val="28"/>
          <w:szCs w:val="28"/>
          <w:vertAlign w:val="subscript"/>
          <w:lang w:bidi="fa-IR"/>
        </w:rPr>
        <w:t>Φ</w:t>
      </w:r>
      <w:r w:rsidR="00BA7A62" w:rsidRPr="00BA7A62">
        <w:rPr>
          <w:rFonts w:ascii="Cambria Math" w:hAnsi="Cambria Math" w:cs="Cambria Math"/>
          <w:sz w:val="28"/>
          <w:szCs w:val="28"/>
          <w:vertAlign w:val="subscript"/>
          <w:lang w:bidi="fa-IR"/>
        </w:rPr>
        <w:t>𝑃</w:t>
      </w:r>
      <w:r w:rsidRPr="00844FA1">
        <w:rPr>
          <w:rFonts w:cs="B Nazanin"/>
          <w:sz w:val="28"/>
          <w:szCs w:val="28"/>
          <w:rtl/>
          <w:lang w:bidi="fa-IR"/>
        </w:rPr>
        <w:t>) را م</w:t>
      </w:r>
      <w:r w:rsidRPr="00844FA1">
        <w:rPr>
          <w:rFonts w:cs="B Nazanin" w:hint="cs"/>
          <w:sz w:val="28"/>
          <w:szCs w:val="28"/>
          <w:rtl/>
          <w:lang w:bidi="fa-IR"/>
        </w:rPr>
        <w:t>ی</w:t>
      </w:r>
      <w:r w:rsidRPr="00844FA1">
        <w:rPr>
          <w:rFonts w:cs="B Nazanin"/>
          <w:sz w:val="28"/>
          <w:szCs w:val="28"/>
          <w:rtl/>
          <w:lang w:bidi="fa-IR"/>
        </w:rPr>
        <w:t xml:space="preserve"> توان به شرح ز</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نشان داد:</w:t>
      </w:r>
      <w:r>
        <w:rPr>
          <w:rFonts w:cs="B Nazanin" w:hint="cs"/>
          <w:sz w:val="28"/>
          <w:szCs w:val="28"/>
          <w:rtl/>
          <w:lang w:bidi="fa-IR"/>
        </w:rPr>
        <w:t xml:space="preserve"> </w:t>
      </w:r>
    </w:p>
    <w:p w14:paraId="531A4603" w14:textId="500812FC" w:rsidR="00556F0C" w:rsidRDefault="00556F0C" w:rsidP="005E33D4">
      <w:pPr>
        <w:jc w:val="center"/>
        <w:rPr>
          <w:rFonts w:cs="B Nazanin"/>
          <w:sz w:val="28"/>
          <w:szCs w:val="28"/>
          <w:rtl/>
          <w:lang w:bidi="fa-IR"/>
        </w:rPr>
      </w:pPr>
      <w:r w:rsidRPr="00844FA1">
        <w:rPr>
          <w:rFonts w:cs="B Nazanin"/>
          <w:noProof/>
          <w:sz w:val="28"/>
          <w:szCs w:val="28"/>
          <w:lang w:bidi="fa-IR"/>
        </w:rPr>
        <w:drawing>
          <wp:inline distT="0" distB="0" distL="0" distR="0" wp14:anchorId="336FBD1A" wp14:editId="60B66330">
            <wp:extent cx="3077004"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7004" cy="333422"/>
                    </a:xfrm>
                    <a:prstGeom prst="rect">
                      <a:avLst/>
                    </a:prstGeom>
                  </pic:spPr>
                </pic:pic>
              </a:graphicData>
            </a:graphic>
          </wp:inline>
        </w:drawing>
      </w:r>
    </w:p>
    <w:p w14:paraId="3BEB757B" w14:textId="7D3799C6" w:rsidR="005529E1" w:rsidRPr="00844FA1" w:rsidRDefault="00556F0C" w:rsidP="00B4535B">
      <w:pPr>
        <w:bidi/>
        <w:jc w:val="both"/>
        <w:rPr>
          <w:rFonts w:cs="B Nazanin"/>
          <w:sz w:val="28"/>
          <w:szCs w:val="28"/>
          <w:rtl/>
          <w:lang w:bidi="fa-IR"/>
        </w:rPr>
      </w:pPr>
      <w:r w:rsidRPr="00844FA1">
        <w:rPr>
          <w:rFonts w:cs="B Nazanin"/>
          <w:sz w:val="28"/>
          <w:szCs w:val="28"/>
          <w:rtl/>
          <w:lang w:bidi="fa-IR"/>
        </w:rPr>
        <w:t>در ا</w:t>
      </w:r>
      <w:r w:rsidRPr="00844FA1">
        <w:rPr>
          <w:rFonts w:cs="B Nazanin" w:hint="cs"/>
          <w:sz w:val="28"/>
          <w:szCs w:val="28"/>
          <w:rtl/>
          <w:lang w:bidi="fa-IR"/>
        </w:rPr>
        <w:t>ی</w:t>
      </w:r>
      <w:r w:rsidRPr="00844FA1">
        <w:rPr>
          <w:rFonts w:cs="B Nazanin" w:hint="eastAsia"/>
          <w:sz w:val="28"/>
          <w:szCs w:val="28"/>
          <w:rtl/>
          <w:lang w:bidi="fa-IR"/>
        </w:rPr>
        <w:t>نجا</w:t>
      </w:r>
      <w:r w:rsidRPr="00844FA1">
        <w:rPr>
          <w:rFonts w:cs="B Nazanin"/>
          <w:sz w:val="28"/>
          <w:szCs w:val="28"/>
          <w:rtl/>
          <w:lang w:bidi="fa-IR"/>
        </w:rPr>
        <w:t xml:space="preserve"> </w:t>
      </w:r>
      <w:r w:rsidRPr="00844FA1">
        <w:rPr>
          <w:rFonts w:ascii="Cambria Math" w:hAnsi="Cambria Math" w:cs="B Nazanin"/>
          <w:sz w:val="28"/>
          <w:szCs w:val="28"/>
          <w:lang w:bidi="fa-IR"/>
        </w:rPr>
        <w:t>𝑎𝑡𝑡</w:t>
      </w:r>
      <w:r w:rsidRPr="00BA7A62">
        <w:rPr>
          <w:rFonts w:ascii="Cambria Math" w:hAnsi="Cambria Math" w:cs="B Nazanin"/>
          <w:sz w:val="28"/>
          <w:szCs w:val="28"/>
          <w:vertAlign w:val="subscript"/>
          <w:lang w:bidi="fa-IR"/>
        </w:rPr>
        <w:t>𝑠𝑒𝑚</w:t>
      </w:r>
      <w:r w:rsidRPr="00844FA1">
        <w:rPr>
          <w:rFonts w:cs="B Nazanin"/>
          <w:sz w:val="28"/>
          <w:szCs w:val="28"/>
          <w:rtl/>
          <w:lang w:bidi="fa-IR"/>
        </w:rPr>
        <w:t xml:space="preserve"> نشان دهنده شبکه عصب</w:t>
      </w:r>
      <w:r w:rsidRPr="00844FA1">
        <w:rPr>
          <w:rFonts w:cs="B Nazanin" w:hint="cs"/>
          <w:sz w:val="28"/>
          <w:szCs w:val="28"/>
          <w:rtl/>
          <w:lang w:bidi="fa-IR"/>
        </w:rPr>
        <w:t>ی</w:t>
      </w:r>
      <w:r w:rsidRPr="00844FA1">
        <w:rPr>
          <w:rFonts w:cs="B Nazanin"/>
          <w:sz w:val="28"/>
          <w:szCs w:val="28"/>
          <w:rtl/>
          <w:lang w:bidi="fa-IR"/>
        </w:rPr>
        <w:t xml:space="preserve"> عم</w:t>
      </w:r>
      <w:r w:rsidRPr="00844FA1">
        <w:rPr>
          <w:rFonts w:cs="B Nazanin" w:hint="cs"/>
          <w:sz w:val="28"/>
          <w:szCs w:val="28"/>
          <w:rtl/>
          <w:lang w:bidi="fa-IR"/>
        </w:rPr>
        <w:t>ی</w:t>
      </w:r>
      <w:r w:rsidRPr="00844FA1">
        <w:rPr>
          <w:rFonts w:cs="B Nazanin" w:hint="eastAsia"/>
          <w:sz w:val="28"/>
          <w:szCs w:val="28"/>
          <w:rtl/>
          <w:lang w:bidi="fa-IR"/>
        </w:rPr>
        <w:t>ق</w:t>
      </w:r>
      <w:r w:rsidRPr="00844FA1">
        <w:rPr>
          <w:rFonts w:cs="B Nazanin"/>
          <w:sz w:val="28"/>
          <w:szCs w:val="28"/>
          <w:rtl/>
          <w:lang w:bidi="fa-IR"/>
        </w:rPr>
        <w:t xml:space="preserve"> است که توجه </w:t>
      </w:r>
      <w:r w:rsidRPr="00844FA1">
        <w:rPr>
          <w:rFonts w:cs="B Nazanin"/>
          <w:sz w:val="28"/>
          <w:szCs w:val="28"/>
          <w:lang w:bidi="fa-IR"/>
        </w:rPr>
        <w:t xml:space="preserve"> </w:t>
      </w:r>
      <w:r w:rsidRPr="00844FA1">
        <w:rPr>
          <w:rFonts w:cs="B Nazanin" w:hint="cs"/>
          <w:sz w:val="28"/>
          <w:szCs w:val="28"/>
          <w:rtl/>
          <w:lang w:bidi="fa-IR"/>
        </w:rPr>
        <w:t>در</w:t>
      </w:r>
      <w:r w:rsidRPr="00844FA1">
        <w:rPr>
          <w:rFonts w:cs="B Nazanin"/>
          <w:sz w:val="28"/>
          <w:szCs w:val="28"/>
          <w:rtl/>
          <w:lang w:bidi="fa-IR"/>
        </w:rPr>
        <w:t>سطح معنا</w:t>
      </w:r>
      <w:r w:rsidRPr="00844FA1">
        <w:rPr>
          <w:rFonts w:cs="B Nazanin" w:hint="cs"/>
          <w:sz w:val="28"/>
          <w:szCs w:val="28"/>
          <w:rtl/>
          <w:lang w:bidi="fa-IR"/>
        </w:rPr>
        <w:t>یی</w:t>
      </w:r>
      <w:r w:rsidRPr="00844FA1">
        <w:rPr>
          <w:rFonts w:cs="B Nazanin"/>
          <w:sz w:val="28"/>
          <w:szCs w:val="28"/>
          <w:rtl/>
          <w:lang w:bidi="fa-IR"/>
        </w:rPr>
        <w:t xml:space="preserve"> را انجام م</w:t>
      </w:r>
      <w:r w:rsidRPr="00844FA1">
        <w:rPr>
          <w:rFonts w:cs="B Nazanin" w:hint="cs"/>
          <w:sz w:val="28"/>
          <w:szCs w:val="28"/>
          <w:rtl/>
          <w:lang w:bidi="fa-IR"/>
        </w:rPr>
        <w:t>ی</w:t>
      </w:r>
      <w:r w:rsidR="00113C38">
        <w:rPr>
          <w:rFonts w:cs="B Nazanin" w:hint="cs"/>
          <w:sz w:val="28"/>
          <w:szCs w:val="28"/>
          <w:rtl/>
          <w:lang w:bidi="fa-IR"/>
        </w:rPr>
        <w:t>‌</w:t>
      </w:r>
      <w:r w:rsidRPr="00844FA1">
        <w:rPr>
          <w:rFonts w:cs="B Nazanin"/>
          <w:sz w:val="28"/>
          <w:szCs w:val="28"/>
          <w:rtl/>
          <w:lang w:bidi="fa-IR"/>
        </w:rPr>
        <w:t>دهد.</w:t>
      </w:r>
      <w:r w:rsidRPr="00844FA1">
        <w:rPr>
          <w:rFonts w:cs="B Nazanin" w:hint="cs"/>
          <w:sz w:val="28"/>
          <w:szCs w:val="28"/>
          <w:rtl/>
          <w:lang w:bidi="fa-IR"/>
        </w:rPr>
        <w:t xml:space="preserve"> </w:t>
      </w:r>
      <w:r w:rsidRPr="00844FA1">
        <w:rPr>
          <w:rFonts w:cs="B Nazanin"/>
          <w:sz w:val="28"/>
          <w:szCs w:val="28"/>
          <w:rtl/>
          <w:lang w:bidi="fa-IR"/>
        </w:rPr>
        <w:t>ا</w:t>
      </w:r>
      <w:r w:rsidRPr="00844FA1">
        <w:rPr>
          <w:rFonts w:cs="B Nazanin" w:hint="cs"/>
          <w:sz w:val="28"/>
          <w:szCs w:val="28"/>
          <w:rtl/>
          <w:lang w:bidi="fa-IR"/>
        </w:rPr>
        <w:t>ی</w:t>
      </w:r>
      <w:r w:rsidRPr="00844FA1">
        <w:rPr>
          <w:rFonts w:cs="B Nazanin" w:hint="eastAsia"/>
          <w:sz w:val="28"/>
          <w:szCs w:val="28"/>
          <w:rtl/>
          <w:lang w:bidi="fa-IR"/>
        </w:rPr>
        <w:t>ن</w:t>
      </w:r>
      <w:r w:rsidRPr="00844FA1">
        <w:rPr>
          <w:rFonts w:cs="B Nazanin"/>
          <w:sz w:val="28"/>
          <w:szCs w:val="28"/>
          <w:rtl/>
          <w:lang w:bidi="fa-IR"/>
        </w:rPr>
        <w:t xml:space="preserve"> نشان م</w:t>
      </w:r>
      <w:r w:rsidRPr="00844FA1">
        <w:rPr>
          <w:rFonts w:cs="B Nazanin" w:hint="cs"/>
          <w:sz w:val="28"/>
          <w:szCs w:val="28"/>
          <w:rtl/>
          <w:lang w:bidi="fa-IR"/>
        </w:rPr>
        <w:t>ی</w:t>
      </w:r>
      <w:r w:rsidRPr="00844FA1">
        <w:rPr>
          <w:rFonts w:cs="B Nazanin"/>
          <w:sz w:val="28"/>
          <w:szCs w:val="28"/>
          <w:rtl/>
          <w:lang w:bidi="fa-IR"/>
        </w:rPr>
        <w:t xml:space="preserve"> دهد که توجه در سطح معنا</w:t>
      </w:r>
      <w:r w:rsidRPr="00844FA1">
        <w:rPr>
          <w:rFonts w:cs="B Nazanin" w:hint="cs"/>
          <w:sz w:val="28"/>
          <w:szCs w:val="28"/>
          <w:rtl/>
          <w:lang w:bidi="fa-IR"/>
        </w:rPr>
        <w:t>یی</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 xml:space="preserve"> تواند انواع مختلف</w:t>
      </w:r>
      <w:r w:rsidRPr="00844FA1">
        <w:rPr>
          <w:rFonts w:cs="B Nazanin" w:hint="cs"/>
          <w:sz w:val="28"/>
          <w:szCs w:val="28"/>
          <w:rtl/>
          <w:lang w:bidi="fa-IR"/>
        </w:rPr>
        <w:t>ی</w:t>
      </w:r>
      <w:r w:rsidRPr="00844FA1">
        <w:rPr>
          <w:rFonts w:cs="B Nazanin"/>
          <w:sz w:val="28"/>
          <w:szCs w:val="28"/>
          <w:rtl/>
          <w:lang w:bidi="fa-IR"/>
        </w:rPr>
        <w:t xml:space="preserve"> از اطلاعات معنا</w:t>
      </w:r>
      <w:r w:rsidRPr="00844FA1">
        <w:rPr>
          <w:rFonts w:cs="B Nazanin" w:hint="cs"/>
          <w:sz w:val="28"/>
          <w:szCs w:val="28"/>
          <w:rtl/>
          <w:lang w:bidi="fa-IR"/>
        </w:rPr>
        <w:t>یی</w:t>
      </w:r>
      <w:r w:rsidRPr="00844FA1">
        <w:rPr>
          <w:rFonts w:cs="B Nazanin"/>
          <w:sz w:val="28"/>
          <w:szCs w:val="28"/>
          <w:rtl/>
          <w:lang w:bidi="fa-IR"/>
        </w:rPr>
        <w:t xml:space="preserve"> را در پشت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w:t>
      </w:r>
      <w:r w:rsidRPr="00844FA1">
        <w:rPr>
          <w:rFonts w:cs="B Nazanin" w:hint="cs"/>
          <w:sz w:val="28"/>
          <w:szCs w:val="28"/>
          <w:rtl/>
          <w:lang w:bidi="fa-IR"/>
        </w:rPr>
        <w:t>گراف نامتجانس</w:t>
      </w:r>
      <w:r w:rsidRPr="00844FA1">
        <w:rPr>
          <w:rFonts w:cs="B Nazanin"/>
          <w:sz w:val="28"/>
          <w:szCs w:val="28"/>
          <w:rtl/>
          <w:lang w:bidi="fa-IR"/>
        </w:rPr>
        <w:t xml:space="preserve"> ضبط کند.</w:t>
      </w:r>
      <w:r w:rsidRPr="00844FA1">
        <w:rPr>
          <w:rFonts w:cs="B Nazanin" w:hint="cs"/>
          <w:sz w:val="28"/>
          <w:szCs w:val="28"/>
          <w:rtl/>
          <w:lang w:bidi="fa-IR"/>
        </w:rPr>
        <w:t xml:space="preserve"> </w:t>
      </w:r>
      <w:r w:rsidRPr="00844FA1">
        <w:rPr>
          <w:rFonts w:cs="B Nazanin"/>
          <w:sz w:val="28"/>
          <w:szCs w:val="28"/>
          <w:rtl/>
          <w:lang w:bidi="fa-IR"/>
        </w:rPr>
        <w:t>برا</w:t>
      </w:r>
      <w:r w:rsidRPr="00844FA1">
        <w:rPr>
          <w:rFonts w:cs="B Nazanin" w:hint="cs"/>
          <w:sz w:val="28"/>
          <w:szCs w:val="28"/>
          <w:rtl/>
          <w:lang w:bidi="fa-IR"/>
        </w:rPr>
        <w:t>ی</w:t>
      </w:r>
      <w:r w:rsidRPr="00844FA1">
        <w:rPr>
          <w:rFonts w:cs="B Nazanin"/>
          <w:sz w:val="28"/>
          <w:szCs w:val="28"/>
          <w:rtl/>
          <w:lang w:bidi="fa-IR"/>
        </w:rPr>
        <w:t xml:space="preserve"> </w:t>
      </w:r>
      <w:r w:rsidRPr="00844FA1">
        <w:rPr>
          <w:rFonts w:cs="B Nazanin" w:hint="cs"/>
          <w:sz w:val="28"/>
          <w:szCs w:val="28"/>
          <w:rtl/>
          <w:lang w:bidi="fa-IR"/>
        </w:rPr>
        <w:t>ی</w:t>
      </w:r>
      <w:r w:rsidRPr="00844FA1">
        <w:rPr>
          <w:rFonts w:cs="B Nazanin" w:hint="eastAsia"/>
          <w:sz w:val="28"/>
          <w:szCs w:val="28"/>
          <w:rtl/>
          <w:lang w:bidi="fa-IR"/>
        </w:rPr>
        <w:t>ادگ</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hint="cs"/>
          <w:sz w:val="28"/>
          <w:szCs w:val="28"/>
          <w:rtl/>
          <w:lang w:bidi="fa-IR"/>
        </w:rPr>
        <w:t>ی</w:t>
      </w:r>
      <w:r w:rsidRPr="00844FA1">
        <w:rPr>
          <w:rFonts w:cs="B Nazanin"/>
          <w:sz w:val="28"/>
          <w:szCs w:val="28"/>
          <w:rtl/>
          <w:lang w:bidi="fa-IR"/>
        </w:rPr>
        <w:t xml:space="preserve"> 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هر </w:t>
      </w:r>
      <w:r w:rsidRPr="00844FA1">
        <w:rPr>
          <w:rFonts w:cs="B Nazanin" w:hint="cs"/>
          <w:sz w:val="28"/>
          <w:szCs w:val="28"/>
          <w:rtl/>
          <w:lang w:bidi="fa-IR"/>
        </w:rPr>
        <w:t xml:space="preserve">فرا-مسیر </w:t>
      </w:r>
      <w:r w:rsidRPr="00844FA1">
        <w:rPr>
          <w:rFonts w:cs="B Nazanin"/>
          <w:sz w:val="28"/>
          <w:szCs w:val="28"/>
          <w:rtl/>
          <w:lang w:bidi="fa-IR"/>
        </w:rPr>
        <w:t>، ما ابتدا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خاص معنا</w:t>
      </w:r>
      <w:r w:rsidRPr="00844FA1">
        <w:rPr>
          <w:rFonts w:cs="B Nazanin" w:hint="cs"/>
          <w:sz w:val="28"/>
          <w:szCs w:val="28"/>
          <w:rtl/>
          <w:lang w:bidi="fa-IR"/>
        </w:rPr>
        <w:t>یی</w:t>
      </w:r>
      <w:r w:rsidRPr="00844FA1">
        <w:rPr>
          <w:rFonts w:cs="B Nazanin"/>
          <w:sz w:val="28"/>
          <w:szCs w:val="28"/>
          <w:rtl/>
          <w:lang w:bidi="fa-IR"/>
        </w:rPr>
        <w:t xml:space="preserve"> را از طر</w:t>
      </w:r>
      <w:r w:rsidRPr="00844FA1">
        <w:rPr>
          <w:rFonts w:cs="B Nazanin" w:hint="cs"/>
          <w:sz w:val="28"/>
          <w:szCs w:val="28"/>
          <w:rtl/>
          <w:lang w:bidi="fa-IR"/>
        </w:rPr>
        <w:t>ی</w:t>
      </w:r>
      <w:r w:rsidRPr="00844FA1">
        <w:rPr>
          <w:rFonts w:cs="B Nazanin" w:hint="eastAsia"/>
          <w:sz w:val="28"/>
          <w:szCs w:val="28"/>
          <w:rtl/>
          <w:lang w:bidi="fa-IR"/>
        </w:rPr>
        <w:t>ق</w:t>
      </w:r>
      <w:r w:rsidRPr="00844FA1">
        <w:rPr>
          <w:rFonts w:cs="B Nazanin"/>
          <w:sz w:val="28"/>
          <w:szCs w:val="28"/>
          <w:rtl/>
          <w:lang w:bidi="fa-IR"/>
        </w:rPr>
        <w:t xml:space="preserve">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w:t>
      </w:r>
      <w:r w:rsidRPr="00844FA1">
        <w:rPr>
          <w:rFonts w:cs="B Nazanin" w:hint="cs"/>
          <w:sz w:val="28"/>
          <w:szCs w:val="28"/>
          <w:rtl/>
          <w:lang w:bidi="fa-IR"/>
        </w:rPr>
        <w:t>تبدیل</w:t>
      </w:r>
      <w:r w:rsidRPr="00844FA1">
        <w:rPr>
          <w:rFonts w:cs="B Nazanin"/>
          <w:sz w:val="28"/>
          <w:szCs w:val="28"/>
          <w:rtl/>
          <w:lang w:bidi="fa-IR"/>
        </w:rPr>
        <w:t xml:space="preserve"> غ</w:t>
      </w:r>
      <w:r w:rsidRPr="00844FA1">
        <w:rPr>
          <w:rFonts w:cs="B Nazanin" w:hint="cs"/>
          <w:sz w:val="28"/>
          <w:szCs w:val="28"/>
          <w:rtl/>
          <w:lang w:bidi="fa-IR"/>
        </w:rPr>
        <w:t>ی</w:t>
      </w:r>
      <w:r w:rsidRPr="00844FA1">
        <w:rPr>
          <w:rFonts w:cs="B Nazanin" w:hint="eastAsia"/>
          <w:sz w:val="28"/>
          <w:szCs w:val="28"/>
          <w:rtl/>
          <w:lang w:bidi="fa-IR"/>
        </w:rPr>
        <w:t>رخط</w:t>
      </w:r>
      <w:r w:rsidRPr="00844FA1">
        <w:rPr>
          <w:rFonts w:cs="B Nazanin" w:hint="cs"/>
          <w:sz w:val="28"/>
          <w:szCs w:val="28"/>
          <w:rtl/>
          <w:lang w:bidi="fa-IR"/>
        </w:rPr>
        <w:t>ی</w:t>
      </w:r>
      <w:r w:rsidRPr="00844FA1">
        <w:rPr>
          <w:rFonts w:cs="B Nazanin"/>
          <w:sz w:val="28"/>
          <w:szCs w:val="28"/>
          <w:rtl/>
          <w:lang w:bidi="fa-IR"/>
        </w:rPr>
        <w:t xml:space="preserve"> (به عنوان مثال ، </w:t>
      </w:r>
      <w:r w:rsidRPr="00844FA1">
        <w:rPr>
          <w:rFonts w:cs="B Nazanin"/>
          <w:sz w:val="28"/>
          <w:szCs w:val="28"/>
          <w:lang w:bidi="fa-IR"/>
        </w:rPr>
        <w:t>MLP</w:t>
      </w:r>
      <w:r w:rsidRPr="00844FA1">
        <w:rPr>
          <w:rFonts w:cs="B Nazanin"/>
          <w:sz w:val="28"/>
          <w:szCs w:val="28"/>
          <w:rtl/>
          <w:lang w:bidi="fa-IR"/>
        </w:rPr>
        <w:t xml:space="preserve"> </w:t>
      </w:r>
      <w:r w:rsidRPr="00844FA1">
        <w:rPr>
          <w:rFonts w:cs="B Nazanin" w:hint="cs"/>
          <w:sz w:val="28"/>
          <w:szCs w:val="28"/>
          <w:rtl/>
          <w:lang w:bidi="fa-IR"/>
        </w:rPr>
        <w:t>ی</w:t>
      </w:r>
      <w:r w:rsidRPr="00844FA1">
        <w:rPr>
          <w:rFonts w:cs="B Nazanin" w:hint="eastAsia"/>
          <w:sz w:val="28"/>
          <w:szCs w:val="28"/>
          <w:rtl/>
          <w:lang w:bidi="fa-IR"/>
        </w:rPr>
        <w:t>ک</w:t>
      </w:r>
      <w:r w:rsidRPr="00844FA1">
        <w:rPr>
          <w:rFonts w:cs="B Nazanin"/>
          <w:sz w:val="28"/>
          <w:szCs w:val="28"/>
          <w:rtl/>
          <w:lang w:bidi="fa-IR"/>
        </w:rPr>
        <w:t xml:space="preserve"> لا</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تبد</w:t>
      </w:r>
      <w:r w:rsidRPr="00844FA1">
        <w:rPr>
          <w:rFonts w:cs="B Nazanin" w:hint="cs"/>
          <w:sz w:val="28"/>
          <w:szCs w:val="28"/>
          <w:rtl/>
          <w:lang w:bidi="fa-IR"/>
        </w:rPr>
        <w:t>ی</w:t>
      </w:r>
      <w:r w:rsidRPr="00844FA1">
        <w:rPr>
          <w:rFonts w:cs="B Nazanin" w:hint="eastAsia"/>
          <w:sz w:val="28"/>
          <w:szCs w:val="28"/>
          <w:rtl/>
          <w:lang w:bidi="fa-IR"/>
        </w:rPr>
        <w:t>ل</w:t>
      </w:r>
      <w:r w:rsidRPr="00844FA1">
        <w:rPr>
          <w:rFonts w:cs="B Nazanin"/>
          <w:sz w:val="28"/>
          <w:szCs w:val="28"/>
          <w:rtl/>
          <w:lang w:bidi="fa-IR"/>
        </w:rPr>
        <w:t xml:space="preserve"> م</w:t>
      </w:r>
      <w:r w:rsidRPr="00844FA1">
        <w:rPr>
          <w:rFonts w:cs="B Nazanin" w:hint="cs"/>
          <w:sz w:val="28"/>
          <w:szCs w:val="28"/>
          <w:rtl/>
          <w:lang w:bidi="fa-IR"/>
        </w:rPr>
        <w:t>ی‌</w:t>
      </w:r>
      <w:r w:rsidRPr="00844FA1">
        <w:rPr>
          <w:rFonts w:cs="B Nazanin"/>
          <w:sz w:val="28"/>
          <w:szCs w:val="28"/>
          <w:rtl/>
          <w:lang w:bidi="fa-IR"/>
        </w:rPr>
        <w:t>کن</w:t>
      </w:r>
      <w:r w:rsidRPr="00844FA1">
        <w:rPr>
          <w:rFonts w:cs="B Nazanin" w:hint="cs"/>
          <w:sz w:val="28"/>
          <w:szCs w:val="28"/>
          <w:rtl/>
          <w:lang w:bidi="fa-IR"/>
        </w:rPr>
        <w:t>ی</w:t>
      </w:r>
      <w:r w:rsidRPr="00844FA1">
        <w:rPr>
          <w:rFonts w:cs="B Nazanin" w:hint="eastAsia"/>
          <w:sz w:val="28"/>
          <w:szCs w:val="28"/>
          <w:rtl/>
          <w:lang w:bidi="fa-IR"/>
        </w:rPr>
        <w:t>م</w:t>
      </w:r>
      <w:r w:rsidRPr="00844FA1">
        <w:rPr>
          <w:rFonts w:cs="B Nazanin"/>
          <w:sz w:val="28"/>
          <w:szCs w:val="28"/>
          <w:rtl/>
          <w:lang w:bidi="fa-IR"/>
        </w:rPr>
        <w:t>.</w:t>
      </w:r>
      <w:r w:rsidRPr="00844FA1">
        <w:rPr>
          <w:rFonts w:cs="B Nazanin" w:hint="cs"/>
          <w:sz w:val="28"/>
          <w:szCs w:val="28"/>
          <w:rtl/>
          <w:lang w:bidi="fa-IR"/>
        </w:rPr>
        <w:t xml:space="preserve"> </w:t>
      </w:r>
      <w:r w:rsidRPr="00844FA1">
        <w:rPr>
          <w:rFonts w:cs="B Nazanin"/>
          <w:sz w:val="28"/>
          <w:szCs w:val="28"/>
          <w:rtl/>
          <w:lang w:bidi="fa-IR"/>
        </w:rPr>
        <w:t>سپس ما 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تعب</w:t>
      </w:r>
      <w:r w:rsidRPr="00844FA1">
        <w:rPr>
          <w:rFonts w:cs="B Nazanin" w:hint="cs"/>
          <w:sz w:val="28"/>
          <w:szCs w:val="28"/>
          <w:rtl/>
          <w:lang w:bidi="fa-IR"/>
        </w:rPr>
        <w:t>ی</w:t>
      </w:r>
      <w:r w:rsidRPr="00844FA1">
        <w:rPr>
          <w:rFonts w:cs="B Nazanin" w:hint="eastAsia"/>
          <w:sz w:val="28"/>
          <w:szCs w:val="28"/>
          <w:rtl/>
          <w:lang w:bidi="fa-IR"/>
        </w:rPr>
        <w:t>ه</w:t>
      </w:r>
      <w:r w:rsidRPr="00844FA1">
        <w:rPr>
          <w:rFonts w:cs="B Nazanin"/>
          <w:sz w:val="28"/>
          <w:szCs w:val="28"/>
          <w:rtl/>
          <w:lang w:bidi="fa-IR"/>
        </w:rPr>
        <w:t xml:space="preserve"> </w:t>
      </w:r>
      <w:r w:rsidRPr="00844FA1">
        <w:rPr>
          <w:rFonts w:cs="B Nazanin" w:hint="cs"/>
          <w:sz w:val="28"/>
          <w:szCs w:val="28"/>
          <w:rtl/>
          <w:lang w:bidi="fa-IR"/>
        </w:rPr>
        <w:t>خاص</w:t>
      </w:r>
      <w:r w:rsidRPr="00844FA1">
        <w:rPr>
          <w:rFonts w:cs="B Nazanin"/>
          <w:sz w:val="28"/>
          <w:szCs w:val="28"/>
          <w:rtl/>
          <w:lang w:bidi="fa-IR"/>
        </w:rPr>
        <w:t xml:space="preserve"> معنا</w:t>
      </w:r>
      <w:r w:rsidRPr="00844FA1">
        <w:rPr>
          <w:rFonts w:cs="B Nazanin" w:hint="cs"/>
          <w:sz w:val="28"/>
          <w:szCs w:val="28"/>
          <w:rtl/>
          <w:lang w:bidi="fa-IR"/>
        </w:rPr>
        <w:t xml:space="preserve">یی </w:t>
      </w:r>
      <w:r w:rsidRPr="00844FA1">
        <w:rPr>
          <w:rFonts w:cs="B Nazanin"/>
          <w:sz w:val="28"/>
          <w:szCs w:val="28"/>
          <w:rtl/>
          <w:lang w:bidi="fa-IR"/>
        </w:rPr>
        <w:t>را به عنوان شباهت تعب</w:t>
      </w:r>
      <w:r w:rsidRPr="00844FA1">
        <w:rPr>
          <w:rFonts w:cs="B Nazanin" w:hint="cs"/>
          <w:sz w:val="28"/>
          <w:szCs w:val="28"/>
          <w:rtl/>
          <w:lang w:bidi="fa-IR"/>
        </w:rPr>
        <w:t>ی</w:t>
      </w:r>
      <w:r w:rsidRPr="00844FA1">
        <w:rPr>
          <w:rFonts w:cs="B Nazanin" w:hint="eastAsia"/>
          <w:sz w:val="28"/>
          <w:szCs w:val="28"/>
          <w:rtl/>
          <w:lang w:bidi="fa-IR"/>
        </w:rPr>
        <w:t>ه</w:t>
      </w:r>
      <w:r>
        <w:rPr>
          <w:rFonts w:cs="B Nazanin" w:hint="cs"/>
          <w:sz w:val="28"/>
          <w:szCs w:val="28"/>
          <w:rtl/>
          <w:lang w:bidi="fa-IR"/>
        </w:rPr>
        <w:t xml:space="preserve"> </w:t>
      </w:r>
      <w:r w:rsidR="005529E1" w:rsidRPr="00844FA1">
        <w:rPr>
          <w:rFonts w:cs="B Nazanin"/>
          <w:sz w:val="28"/>
          <w:szCs w:val="28"/>
          <w:rtl/>
          <w:lang w:bidi="fa-IR"/>
        </w:rPr>
        <w:t>تبد</w:t>
      </w:r>
      <w:r w:rsidR="005529E1" w:rsidRPr="00844FA1">
        <w:rPr>
          <w:rFonts w:cs="B Nazanin" w:hint="cs"/>
          <w:sz w:val="28"/>
          <w:szCs w:val="28"/>
          <w:rtl/>
          <w:lang w:bidi="fa-IR"/>
        </w:rPr>
        <w:t>ی</w:t>
      </w:r>
      <w:r w:rsidR="005529E1" w:rsidRPr="00844FA1">
        <w:rPr>
          <w:rFonts w:cs="B Nazanin" w:hint="eastAsia"/>
          <w:sz w:val="28"/>
          <w:szCs w:val="28"/>
          <w:rtl/>
          <w:lang w:bidi="fa-IR"/>
        </w:rPr>
        <w:t>ل</w:t>
      </w:r>
      <w:r w:rsidR="005529E1" w:rsidRPr="00844FA1">
        <w:rPr>
          <w:rFonts w:cs="B Nazanin"/>
          <w:sz w:val="28"/>
          <w:szCs w:val="28"/>
          <w:rtl/>
          <w:lang w:bidi="fa-IR"/>
        </w:rPr>
        <w:t xml:space="preserve"> شده با </w:t>
      </w:r>
      <w:r w:rsidR="005529E1" w:rsidRPr="00844FA1">
        <w:rPr>
          <w:rFonts w:cs="B Nazanin" w:hint="cs"/>
          <w:sz w:val="28"/>
          <w:szCs w:val="28"/>
          <w:rtl/>
          <w:lang w:bidi="fa-IR"/>
        </w:rPr>
        <w:t>ی</w:t>
      </w:r>
      <w:r w:rsidR="005529E1" w:rsidRPr="00844FA1">
        <w:rPr>
          <w:rFonts w:cs="B Nazanin" w:hint="eastAsia"/>
          <w:sz w:val="28"/>
          <w:szCs w:val="28"/>
          <w:rtl/>
          <w:lang w:bidi="fa-IR"/>
        </w:rPr>
        <w:t>ک</w:t>
      </w:r>
      <w:r w:rsidR="005529E1" w:rsidRPr="00844FA1">
        <w:rPr>
          <w:rFonts w:cs="B Nazanin"/>
          <w:sz w:val="28"/>
          <w:szCs w:val="28"/>
          <w:rtl/>
          <w:lang w:bidi="fa-IR"/>
        </w:rPr>
        <w:t xml:space="preserve"> بردار توجه در سطح معنا</w:t>
      </w:r>
      <w:r w:rsidR="005529E1" w:rsidRPr="00844FA1">
        <w:rPr>
          <w:rFonts w:cs="B Nazanin" w:hint="cs"/>
          <w:sz w:val="28"/>
          <w:szCs w:val="28"/>
          <w:rtl/>
          <w:lang w:bidi="fa-IR"/>
        </w:rPr>
        <w:t>یی</w:t>
      </w:r>
      <w:r w:rsidR="005529E1" w:rsidRPr="00844FA1">
        <w:rPr>
          <w:rFonts w:cs="B Nazanin"/>
          <w:sz w:val="28"/>
          <w:szCs w:val="28"/>
          <w:rtl/>
          <w:lang w:bidi="fa-IR"/>
        </w:rPr>
        <w:t xml:space="preserve"> </w:t>
      </w:r>
      <w:r w:rsidR="005529E1" w:rsidRPr="00844FA1">
        <w:rPr>
          <w:rFonts w:cs="B Nazanin"/>
          <w:sz w:val="28"/>
          <w:szCs w:val="28"/>
          <w:lang w:bidi="fa-IR"/>
        </w:rPr>
        <w:t>q</w:t>
      </w:r>
      <w:r w:rsidR="005529E1" w:rsidRPr="00844FA1">
        <w:rPr>
          <w:rFonts w:cs="B Nazanin"/>
          <w:sz w:val="28"/>
          <w:szCs w:val="28"/>
          <w:rtl/>
          <w:lang w:bidi="fa-IR"/>
        </w:rPr>
        <w:t xml:space="preserve"> اندازه گ</w:t>
      </w:r>
      <w:r w:rsidR="005529E1" w:rsidRPr="00844FA1">
        <w:rPr>
          <w:rFonts w:cs="B Nazanin" w:hint="cs"/>
          <w:sz w:val="28"/>
          <w:szCs w:val="28"/>
          <w:rtl/>
          <w:lang w:bidi="fa-IR"/>
        </w:rPr>
        <w:t>ی</w:t>
      </w:r>
      <w:r w:rsidR="005529E1" w:rsidRPr="00844FA1">
        <w:rPr>
          <w:rFonts w:cs="B Nazanin" w:hint="eastAsia"/>
          <w:sz w:val="28"/>
          <w:szCs w:val="28"/>
          <w:rtl/>
          <w:lang w:bidi="fa-IR"/>
        </w:rPr>
        <w:t>ر</w:t>
      </w:r>
      <w:r w:rsidR="005529E1" w:rsidRPr="00844FA1">
        <w:rPr>
          <w:rFonts w:cs="B Nazanin" w:hint="cs"/>
          <w:sz w:val="28"/>
          <w:szCs w:val="28"/>
          <w:rtl/>
          <w:lang w:bidi="fa-IR"/>
        </w:rPr>
        <w:t>ی</w:t>
      </w:r>
      <w:r w:rsidR="005529E1" w:rsidRPr="00844FA1">
        <w:rPr>
          <w:rFonts w:cs="B Nazanin"/>
          <w:sz w:val="28"/>
          <w:szCs w:val="28"/>
          <w:rtl/>
          <w:lang w:bidi="fa-IR"/>
        </w:rPr>
        <w:t xml:space="preserve"> م</w:t>
      </w:r>
      <w:r w:rsidR="005529E1" w:rsidRPr="00844FA1">
        <w:rPr>
          <w:rFonts w:cs="B Nazanin" w:hint="cs"/>
          <w:sz w:val="28"/>
          <w:szCs w:val="28"/>
          <w:rtl/>
          <w:lang w:bidi="fa-IR"/>
        </w:rPr>
        <w:t>ی‌</w:t>
      </w:r>
      <w:r w:rsidR="005529E1" w:rsidRPr="00844FA1">
        <w:rPr>
          <w:rFonts w:cs="B Nazanin"/>
          <w:sz w:val="28"/>
          <w:szCs w:val="28"/>
          <w:rtl/>
          <w:lang w:bidi="fa-IR"/>
        </w:rPr>
        <w:t>کن</w:t>
      </w:r>
      <w:r w:rsidR="005529E1" w:rsidRPr="00844FA1">
        <w:rPr>
          <w:rFonts w:cs="B Nazanin" w:hint="cs"/>
          <w:sz w:val="28"/>
          <w:szCs w:val="28"/>
          <w:rtl/>
          <w:lang w:bidi="fa-IR"/>
        </w:rPr>
        <w:t>ی</w:t>
      </w:r>
      <w:r w:rsidR="005529E1" w:rsidRPr="00844FA1">
        <w:rPr>
          <w:rFonts w:cs="B Nazanin" w:hint="eastAsia"/>
          <w:sz w:val="28"/>
          <w:szCs w:val="28"/>
          <w:rtl/>
          <w:lang w:bidi="fa-IR"/>
        </w:rPr>
        <w:t>م</w:t>
      </w:r>
      <w:r w:rsidR="005529E1" w:rsidRPr="00844FA1">
        <w:rPr>
          <w:rFonts w:cs="B Nazanin" w:hint="cs"/>
          <w:sz w:val="28"/>
          <w:szCs w:val="28"/>
          <w:rtl/>
          <w:lang w:bidi="fa-IR"/>
        </w:rPr>
        <w:t xml:space="preserve">. </w:t>
      </w:r>
      <w:r w:rsidR="005529E1" w:rsidRPr="00844FA1">
        <w:rPr>
          <w:rFonts w:cs="B Nazanin"/>
          <w:sz w:val="28"/>
          <w:szCs w:val="28"/>
          <w:rtl/>
          <w:lang w:bidi="fa-IR"/>
        </w:rPr>
        <w:t>علاوه بر ا</w:t>
      </w:r>
      <w:r w:rsidR="005529E1" w:rsidRPr="00844FA1">
        <w:rPr>
          <w:rFonts w:cs="B Nazanin" w:hint="cs"/>
          <w:sz w:val="28"/>
          <w:szCs w:val="28"/>
          <w:rtl/>
          <w:lang w:bidi="fa-IR"/>
        </w:rPr>
        <w:t>ی</w:t>
      </w:r>
      <w:r w:rsidR="005529E1" w:rsidRPr="00844FA1">
        <w:rPr>
          <w:rFonts w:cs="B Nazanin" w:hint="eastAsia"/>
          <w:sz w:val="28"/>
          <w:szCs w:val="28"/>
          <w:rtl/>
          <w:lang w:bidi="fa-IR"/>
        </w:rPr>
        <w:t>ن</w:t>
      </w:r>
      <w:r w:rsidR="005529E1" w:rsidRPr="00844FA1">
        <w:rPr>
          <w:rFonts w:cs="B Nazanin"/>
          <w:sz w:val="28"/>
          <w:szCs w:val="28"/>
          <w:rtl/>
          <w:lang w:bidi="fa-IR"/>
        </w:rPr>
        <w:t>،</w:t>
      </w:r>
      <w:r w:rsidR="0036654E">
        <w:rPr>
          <w:rFonts w:cs="B Nazanin" w:hint="cs"/>
          <w:sz w:val="28"/>
          <w:szCs w:val="28"/>
          <w:rtl/>
          <w:lang w:bidi="fa-IR"/>
        </w:rPr>
        <w:t xml:space="preserve"> </w:t>
      </w:r>
      <w:r w:rsidR="005529E1" w:rsidRPr="00844FA1">
        <w:rPr>
          <w:rFonts w:cs="B Nazanin" w:hint="cs"/>
          <w:sz w:val="28"/>
          <w:szCs w:val="28"/>
          <w:rtl/>
          <w:lang w:bidi="fa-IR"/>
        </w:rPr>
        <w:t xml:space="preserve">از </w:t>
      </w:r>
      <w:r w:rsidR="005529E1" w:rsidRPr="00844FA1">
        <w:rPr>
          <w:rFonts w:cs="B Nazanin"/>
          <w:sz w:val="28"/>
          <w:szCs w:val="28"/>
          <w:rtl/>
          <w:lang w:bidi="fa-IR"/>
        </w:rPr>
        <w:t>اهم</w:t>
      </w:r>
      <w:r w:rsidR="005529E1" w:rsidRPr="00844FA1">
        <w:rPr>
          <w:rFonts w:cs="B Nazanin" w:hint="cs"/>
          <w:sz w:val="28"/>
          <w:szCs w:val="28"/>
          <w:rtl/>
          <w:lang w:bidi="fa-IR"/>
        </w:rPr>
        <w:t>ی</w:t>
      </w:r>
      <w:r w:rsidR="005529E1" w:rsidRPr="00844FA1">
        <w:rPr>
          <w:rFonts w:cs="B Nazanin" w:hint="eastAsia"/>
          <w:sz w:val="28"/>
          <w:szCs w:val="28"/>
          <w:rtl/>
          <w:lang w:bidi="fa-IR"/>
        </w:rPr>
        <w:t>ت</w:t>
      </w:r>
      <w:r w:rsidR="005529E1" w:rsidRPr="00844FA1">
        <w:rPr>
          <w:rFonts w:cs="B Nazanin"/>
          <w:sz w:val="28"/>
          <w:szCs w:val="28"/>
          <w:rtl/>
          <w:lang w:bidi="fa-IR"/>
        </w:rPr>
        <w:t xml:space="preserve"> </w:t>
      </w:r>
      <w:r w:rsidR="0036654E">
        <w:rPr>
          <w:rFonts w:cs="B Nazanin" w:hint="cs"/>
          <w:sz w:val="28"/>
          <w:szCs w:val="28"/>
          <w:rtl/>
          <w:lang w:bidi="fa-IR"/>
        </w:rPr>
        <w:t>همه‌ی</w:t>
      </w:r>
      <w:r w:rsidR="005529E1" w:rsidRPr="00844FA1">
        <w:rPr>
          <w:rFonts w:cs="B Nazanin"/>
          <w:sz w:val="28"/>
          <w:szCs w:val="28"/>
          <w:rtl/>
          <w:lang w:bidi="fa-IR"/>
        </w:rPr>
        <w:t xml:space="preserve"> تعب</w:t>
      </w:r>
      <w:r w:rsidR="005529E1" w:rsidRPr="00844FA1">
        <w:rPr>
          <w:rFonts w:cs="B Nazanin" w:hint="cs"/>
          <w:sz w:val="28"/>
          <w:szCs w:val="28"/>
          <w:rtl/>
          <w:lang w:bidi="fa-IR"/>
        </w:rPr>
        <w:t>ی</w:t>
      </w:r>
      <w:r w:rsidR="005529E1" w:rsidRPr="00844FA1">
        <w:rPr>
          <w:rFonts w:cs="B Nazanin" w:hint="eastAsia"/>
          <w:sz w:val="28"/>
          <w:szCs w:val="28"/>
          <w:rtl/>
          <w:lang w:bidi="fa-IR"/>
        </w:rPr>
        <w:t>ه</w:t>
      </w:r>
      <w:r w:rsidR="005529E1" w:rsidRPr="00844FA1">
        <w:rPr>
          <w:rFonts w:cs="B Nazanin" w:hint="cs"/>
          <w:sz w:val="28"/>
          <w:szCs w:val="28"/>
          <w:rtl/>
          <w:lang w:bidi="fa-IR"/>
        </w:rPr>
        <w:t xml:space="preserve"> </w:t>
      </w:r>
      <w:r w:rsidR="001D6645">
        <w:rPr>
          <w:rFonts w:cs="B Nazanin" w:hint="cs"/>
          <w:sz w:val="28"/>
          <w:szCs w:val="28"/>
          <w:rtl/>
          <w:lang w:bidi="fa-IR"/>
        </w:rPr>
        <w:t>گره‌های</w:t>
      </w:r>
      <w:r w:rsidR="0036654E">
        <w:rPr>
          <w:rFonts w:cs="B Nazanin" w:hint="cs"/>
          <w:sz w:val="28"/>
          <w:szCs w:val="28"/>
          <w:rtl/>
          <w:lang w:bidi="fa-IR"/>
        </w:rPr>
        <w:t xml:space="preserve"> </w:t>
      </w:r>
      <w:r w:rsidR="0036654E" w:rsidRPr="00844FA1">
        <w:rPr>
          <w:rFonts w:cs="B Nazanin"/>
          <w:sz w:val="28"/>
          <w:szCs w:val="28"/>
          <w:rtl/>
          <w:lang w:bidi="fa-IR"/>
        </w:rPr>
        <w:t>خاص</w:t>
      </w:r>
      <w:r w:rsidR="005529E1" w:rsidRPr="00844FA1">
        <w:rPr>
          <w:rFonts w:cs="B Nazanin"/>
          <w:sz w:val="28"/>
          <w:szCs w:val="28"/>
          <w:rtl/>
          <w:lang w:bidi="fa-IR"/>
        </w:rPr>
        <w:t xml:space="preserve"> معنا</w:t>
      </w:r>
      <w:r w:rsidR="005529E1" w:rsidRPr="00844FA1">
        <w:rPr>
          <w:rFonts w:cs="B Nazanin" w:hint="cs"/>
          <w:sz w:val="28"/>
          <w:szCs w:val="28"/>
          <w:rtl/>
          <w:lang w:bidi="fa-IR"/>
        </w:rPr>
        <w:t>یی</w:t>
      </w:r>
      <w:r w:rsidR="005529E1" w:rsidRPr="00844FA1">
        <w:rPr>
          <w:rFonts w:cs="B Nazanin"/>
          <w:sz w:val="28"/>
          <w:szCs w:val="28"/>
          <w:rtl/>
          <w:lang w:bidi="fa-IR"/>
        </w:rPr>
        <w:t xml:space="preserve"> </w:t>
      </w:r>
      <w:r w:rsidR="0036654E" w:rsidRPr="00844FA1">
        <w:rPr>
          <w:rFonts w:cs="B Nazanin" w:hint="cs"/>
          <w:sz w:val="28"/>
          <w:szCs w:val="28"/>
          <w:rtl/>
          <w:lang w:bidi="fa-IR"/>
        </w:rPr>
        <w:t>میانگین</w:t>
      </w:r>
      <w:r w:rsidR="0036654E" w:rsidRPr="00844FA1">
        <w:rPr>
          <w:rFonts w:cs="B Nazanin"/>
          <w:sz w:val="28"/>
          <w:szCs w:val="28"/>
          <w:rtl/>
          <w:lang w:bidi="fa-IR"/>
        </w:rPr>
        <w:t xml:space="preserve"> م</w:t>
      </w:r>
      <w:r w:rsidR="0036654E" w:rsidRPr="00844FA1">
        <w:rPr>
          <w:rFonts w:cs="B Nazanin" w:hint="cs"/>
          <w:sz w:val="28"/>
          <w:szCs w:val="28"/>
          <w:rtl/>
          <w:lang w:bidi="fa-IR"/>
        </w:rPr>
        <w:t>ی‌گیریم</w:t>
      </w:r>
      <w:r w:rsidR="0036654E" w:rsidRPr="00844FA1">
        <w:rPr>
          <w:rFonts w:cs="B Nazanin"/>
          <w:sz w:val="28"/>
          <w:szCs w:val="28"/>
          <w:rtl/>
          <w:lang w:bidi="fa-IR"/>
        </w:rPr>
        <w:t xml:space="preserve"> </w:t>
      </w:r>
      <w:r w:rsidR="0036654E">
        <w:rPr>
          <w:rFonts w:cs="B Nazanin" w:hint="cs"/>
          <w:sz w:val="28"/>
          <w:szCs w:val="28"/>
          <w:rtl/>
          <w:lang w:bidi="fa-IR"/>
        </w:rPr>
        <w:t>،</w:t>
      </w:r>
      <w:r w:rsidR="005529E1" w:rsidRPr="00844FA1">
        <w:rPr>
          <w:rFonts w:cs="B Nazanin"/>
          <w:sz w:val="28"/>
          <w:szCs w:val="28"/>
          <w:rtl/>
          <w:lang w:bidi="fa-IR"/>
        </w:rPr>
        <w:t xml:space="preserve"> که م</w:t>
      </w:r>
      <w:r w:rsidR="005529E1" w:rsidRPr="00844FA1">
        <w:rPr>
          <w:rFonts w:cs="B Nazanin" w:hint="cs"/>
          <w:sz w:val="28"/>
          <w:szCs w:val="28"/>
          <w:rtl/>
          <w:lang w:bidi="fa-IR"/>
        </w:rPr>
        <w:t>ی‌</w:t>
      </w:r>
      <w:r w:rsidR="005529E1" w:rsidRPr="00844FA1">
        <w:rPr>
          <w:rFonts w:cs="B Nazanin"/>
          <w:sz w:val="28"/>
          <w:szCs w:val="28"/>
          <w:rtl/>
          <w:lang w:bidi="fa-IR"/>
        </w:rPr>
        <w:t>تواند به عنوان اهم</w:t>
      </w:r>
      <w:r w:rsidR="005529E1" w:rsidRPr="00844FA1">
        <w:rPr>
          <w:rFonts w:cs="B Nazanin" w:hint="cs"/>
          <w:sz w:val="28"/>
          <w:szCs w:val="28"/>
          <w:rtl/>
          <w:lang w:bidi="fa-IR"/>
        </w:rPr>
        <w:t>ی</w:t>
      </w:r>
      <w:r w:rsidR="005529E1" w:rsidRPr="00844FA1">
        <w:rPr>
          <w:rFonts w:cs="B Nazanin" w:hint="eastAsia"/>
          <w:sz w:val="28"/>
          <w:szCs w:val="28"/>
          <w:rtl/>
          <w:lang w:bidi="fa-IR"/>
        </w:rPr>
        <w:t>ت</w:t>
      </w:r>
      <w:r w:rsidR="005529E1" w:rsidRPr="00844FA1">
        <w:rPr>
          <w:rFonts w:cs="B Nazanin"/>
          <w:sz w:val="28"/>
          <w:szCs w:val="28"/>
          <w:rtl/>
          <w:lang w:bidi="fa-IR"/>
        </w:rPr>
        <w:t xml:space="preserve"> هر </w:t>
      </w:r>
      <w:r w:rsidR="005529E1" w:rsidRPr="00844FA1">
        <w:rPr>
          <w:rFonts w:cs="B Nazanin" w:hint="cs"/>
          <w:sz w:val="28"/>
          <w:szCs w:val="28"/>
          <w:rtl/>
          <w:lang w:bidi="fa-IR"/>
        </w:rPr>
        <w:t>ی</w:t>
      </w:r>
      <w:r w:rsidR="005529E1" w:rsidRPr="00844FA1">
        <w:rPr>
          <w:rFonts w:cs="B Nazanin" w:hint="eastAsia"/>
          <w:sz w:val="28"/>
          <w:szCs w:val="28"/>
          <w:rtl/>
          <w:lang w:bidi="fa-IR"/>
        </w:rPr>
        <w:t>ک</w:t>
      </w:r>
      <w:r w:rsidR="005529E1" w:rsidRPr="00844FA1">
        <w:rPr>
          <w:rFonts w:cs="B Nazanin"/>
          <w:sz w:val="28"/>
          <w:szCs w:val="28"/>
          <w:rtl/>
          <w:lang w:bidi="fa-IR"/>
        </w:rPr>
        <w:t xml:space="preserve"> از </w:t>
      </w:r>
      <w:r w:rsidR="005529E1" w:rsidRPr="00844FA1">
        <w:rPr>
          <w:rFonts w:cs="B Nazanin" w:hint="cs"/>
          <w:sz w:val="28"/>
          <w:szCs w:val="28"/>
          <w:rtl/>
          <w:lang w:bidi="fa-IR"/>
        </w:rPr>
        <w:t>فرا-مسیر</w:t>
      </w:r>
      <w:r w:rsidR="005529E1" w:rsidRPr="00844FA1">
        <w:rPr>
          <w:rFonts w:cs="B Nazanin" w:hint="eastAsia"/>
          <w:sz w:val="28"/>
          <w:szCs w:val="28"/>
          <w:rtl/>
          <w:lang w:bidi="fa-IR"/>
        </w:rPr>
        <w:t>ها</w:t>
      </w:r>
      <w:r w:rsidR="005529E1" w:rsidRPr="00844FA1">
        <w:rPr>
          <w:rFonts w:cs="B Nazanin"/>
          <w:sz w:val="28"/>
          <w:szCs w:val="28"/>
          <w:rtl/>
          <w:lang w:bidi="fa-IR"/>
        </w:rPr>
        <w:t xml:space="preserve"> توض</w:t>
      </w:r>
      <w:r w:rsidR="005529E1" w:rsidRPr="00844FA1">
        <w:rPr>
          <w:rFonts w:cs="B Nazanin" w:hint="cs"/>
          <w:sz w:val="28"/>
          <w:szCs w:val="28"/>
          <w:rtl/>
          <w:lang w:bidi="fa-IR"/>
        </w:rPr>
        <w:t>ی</w:t>
      </w:r>
      <w:r w:rsidR="005529E1" w:rsidRPr="00844FA1">
        <w:rPr>
          <w:rFonts w:cs="B Nazanin" w:hint="eastAsia"/>
          <w:sz w:val="28"/>
          <w:szCs w:val="28"/>
          <w:rtl/>
          <w:lang w:bidi="fa-IR"/>
        </w:rPr>
        <w:t>ح</w:t>
      </w:r>
      <w:r w:rsidR="005529E1" w:rsidRPr="00844FA1">
        <w:rPr>
          <w:rFonts w:cs="B Nazanin"/>
          <w:sz w:val="28"/>
          <w:szCs w:val="28"/>
          <w:rtl/>
          <w:lang w:bidi="fa-IR"/>
        </w:rPr>
        <w:t xml:space="preserve"> داده شود.</w:t>
      </w:r>
      <w:r w:rsidR="005529E1" w:rsidRPr="00844FA1">
        <w:rPr>
          <w:rFonts w:cs="B Nazanin" w:hint="cs"/>
          <w:sz w:val="28"/>
          <w:szCs w:val="28"/>
          <w:rtl/>
          <w:lang w:bidi="fa-IR"/>
        </w:rPr>
        <w:t xml:space="preserve"> </w:t>
      </w:r>
    </w:p>
    <w:p w14:paraId="5306B571" w14:textId="411D59A7" w:rsidR="005529E1" w:rsidRDefault="005529E1" w:rsidP="00B4535B">
      <w:pPr>
        <w:bidi/>
        <w:jc w:val="both"/>
        <w:rPr>
          <w:rFonts w:cs="B Nazanin"/>
          <w:sz w:val="28"/>
          <w:szCs w:val="28"/>
          <w:rtl/>
          <w:lang w:bidi="fa-IR"/>
        </w:rPr>
      </w:pPr>
      <w:r w:rsidRPr="00844FA1">
        <w:rPr>
          <w:rFonts w:cs="B Nazanin"/>
          <w:sz w:val="28"/>
          <w:szCs w:val="28"/>
          <w:rtl/>
          <w:lang w:bidi="fa-IR"/>
        </w:rPr>
        <w:t>اهم</w:t>
      </w:r>
      <w:r w:rsidRPr="00844FA1">
        <w:rPr>
          <w:rFonts w:cs="B Nazanin" w:hint="cs"/>
          <w:sz w:val="28"/>
          <w:szCs w:val="28"/>
          <w:rtl/>
          <w:lang w:bidi="fa-IR"/>
        </w:rPr>
        <w:t>ی</w:t>
      </w:r>
      <w:r w:rsidRPr="00844FA1">
        <w:rPr>
          <w:rFonts w:cs="B Nazanin" w:hint="eastAsia"/>
          <w:sz w:val="28"/>
          <w:szCs w:val="28"/>
          <w:rtl/>
          <w:lang w:bidi="fa-IR"/>
        </w:rPr>
        <w:t>ت</w:t>
      </w:r>
      <w:r w:rsidRPr="00844FA1">
        <w:rPr>
          <w:rFonts w:cs="B Nazanin"/>
          <w:sz w:val="28"/>
          <w:szCs w:val="28"/>
          <w:rtl/>
          <w:lang w:bidi="fa-IR"/>
        </w:rPr>
        <w:t xml:space="preserve"> هر </w:t>
      </w:r>
      <w:r w:rsidRPr="00844FA1">
        <w:rPr>
          <w:rFonts w:cs="B Nazanin" w:hint="cs"/>
          <w:sz w:val="28"/>
          <w:szCs w:val="28"/>
          <w:rtl/>
          <w:lang w:bidi="fa-IR"/>
        </w:rPr>
        <w:t>فرا-مسیر</w:t>
      </w:r>
      <w:r w:rsidRPr="00844FA1">
        <w:rPr>
          <w:rFonts w:cs="B Nazanin"/>
          <w:sz w:val="28"/>
          <w:szCs w:val="28"/>
          <w:rtl/>
          <w:lang w:bidi="fa-IR"/>
        </w:rPr>
        <w:t xml:space="preserve">، که به عنوان </w:t>
      </w:r>
      <w:r w:rsidRPr="00844FA1">
        <w:rPr>
          <w:rFonts w:ascii="Cambria Math" w:hAnsi="Cambria Math" w:cs="B Nazanin"/>
          <w:sz w:val="28"/>
          <w:szCs w:val="28"/>
          <w:lang w:bidi="fa-IR"/>
        </w:rPr>
        <w:t>𝑤</w:t>
      </w:r>
      <w:r w:rsidRPr="00844FA1">
        <w:rPr>
          <w:rFonts w:cstheme="minorHAnsi"/>
          <w:sz w:val="28"/>
          <w:szCs w:val="28"/>
          <w:vertAlign w:val="subscript"/>
          <w:lang w:bidi="fa-IR"/>
        </w:rPr>
        <w:t>Φ</w:t>
      </w:r>
      <w:r w:rsidRPr="00844FA1">
        <w:rPr>
          <w:rFonts w:ascii="Cambria Math" w:hAnsi="Cambria Math" w:cs="Cambria Math"/>
          <w:sz w:val="28"/>
          <w:szCs w:val="28"/>
          <w:vertAlign w:val="subscript"/>
          <w:lang w:bidi="fa-IR"/>
        </w:rPr>
        <w:t>𝑖</w:t>
      </w:r>
      <w:r w:rsidRPr="00844FA1">
        <w:rPr>
          <w:rFonts w:ascii="Cambria Math" w:hAnsi="Cambria Math" w:cs="B Nazanin" w:hint="cs"/>
          <w:sz w:val="28"/>
          <w:szCs w:val="28"/>
          <w:vertAlign w:val="subscript"/>
          <w:rtl/>
          <w:lang w:bidi="fa-IR"/>
        </w:rPr>
        <w:t xml:space="preserve"> </w:t>
      </w:r>
      <w:r w:rsidRPr="00844FA1">
        <w:rPr>
          <w:rFonts w:cs="B Nazanin"/>
          <w:sz w:val="28"/>
          <w:szCs w:val="28"/>
          <w:rtl/>
          <w:lang w:bidi="fa-IR"/>
        </w:rPr>
        <w:t>مشخص م</w:t>
      </w:r>
      <w:r w:rsidRPr="00844FA1">
        <w:rPr>
          <w:rFonts w:cs="B Nazanin" w:hint="cs"/>
          <w:sz w:val="28"/>
          <w:szCs w:val="28"/>
          <w:rtl/>
          <w:lang w:bidi="fa-IR"/>
        </w:rPr>
        <w:t>ی</w:t>
      </w:r>
      <w:r w:rsidRPr="00844FA1">
        <w:rPr>
          <w:rFonts w:cs="B Nazanin"/>
          <w:sz w:val="28"/>
          <w:szCs w:val="28"/>
          <w:rtl/>
          <w:lang w:bidi="fa-IR"/>
        </w:rPr>
        <w:t xml:space="preserve"> شود ، به شرح ز</w:t>
      </w:r>
      <w:r w:rsidRPr="00844FA1">
        <w:rPr>
          <w:rFonts w:cs="B Nazanin" w:hint="cs"/>
          <w:sz w:val="28"/>
          <w:szCs w:val="28"/>
          <w:rtl/>
          <w:lang w:bidi="fa-IR"/>
        </w:rPr>
        <w:t>ی</w:t>
      </w:r>
      <w:r w:rsidRPr="00844FA1">
        <w:rPr>
          <w:rFonts w:cs="B Nazanin" w:hint="eastAsia"/>
          <w:sz w:val="28"/>
          <w:szCs w:val="28"/>
          <w:rtl/>
          <w:lang w:bidi="fa-IR"/>
        </w:rPr>
        <w:t>ر</w:t>
      </w:r>
      <w:r w:rsidRPr="00844FA1">
        <w:rPr>
          <w:rFonts w:cs="B Nazanin"/>
          <w:sz w:val="28"/>
          <w:szCs w:val="28"/>
          <w:rtl/>
          <w:lang w:bidi="fa-IR"/>
        </w:rPr>
        <w:t xml:space="preserve"> نشان داده شده است:</w:t>
      </w:r>
      <w:r>
        <w:rPr>
          <w:rFonts w:cs="B Nazanin" w:hint="cs"/>
          <w:sz w:val="28"/>
          <w:szCs w:val="28"/>
          <w:rtl/>
          <w:lang w:bidi="fa-IR"/>
        </w:rPr>
        <w:t xml:space="preserve"> </w:t>
      </w:r>
    </w:p>
    <w:p w14:paraId="1E052806" w14:textId="6B5A6771" w:rsidR="0036654E" w:rsidRDefault="0036654E" w:rsidP="005E33D4">
      <w:pPr>
        <w:jc w:val="center"/>
        <w:rPr>
          <w:rFonts w:cs="B Nazanin"/>
          <w:sz w:val="28"/>
          <w:szCs w:val="28"/>
          <w:rtl/>
          <w:lang w:bidi="fa-IR"/>
        </w:rPr>
      </w:pPr>
      <w:r w:rsidRPr="00844FA1">
        <w:rPr>
          <w:rFonts w:cs="B Nazanin"/>
          <w:noProof/>
          <w:sz w:val="28"/>
          <w:szCs w:val="28"/>
          <w:lang w:bidi="fa-IR"/>
        </w:rPr>
        <w:drawing>
          <wp:inline distT="0" distB="0" distL="0" distR="0" wp14:anchorId="2FC1C624" wp14:editId="37DB18FD">
            <wp:extent cx="3077004" cy="47631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7004" cy="476316"/>
                    </a:xfrm>
                    <a:prstGeom prst="rect">
                      <a:avLst/>
                    </a:prstGeom>
                  </pic:spPr>
                </pic:pic>
              </a:graphicData>
            </a:graphic>
          </wp:inline>
        </w:drawing>
      </w:r>
    </w:p>
    <w:p w14:paraId="799E1696" w14:textId="75C7FA94" w:rsidR="005A40DC" w:rsidRDefault="005A40DC" w:rsidP="00B4535B">
      <w:pPr>
        <w:bidi/>
        <w:jc w:val="both"/>
        <w:rPr>
          <w:rFonts w:cs="B Nazanin"/>
          <w:sz w:val="28"/>
          <w:szCs w:val="28"/>
          <w:rtl/>
          <w:lang w:bidi="fa-IR"/>
        </w:rPr>
      </w:pPr>
      <w:r w:rsidRPr="00844FA1">
        <w:rPr>
          <w:rFonts w:cs="B Nazanin"/>
          <w:sz w:val="28"/>
          <w:szCs w:val="28"/>
          <w:rtl/>
          <w:lang w:bidi="fa-IR"/>
        </w:rPr>
        <w:lastRenderedPageBreak/>
        <w:t xml:space="preserve">که </w:t>
      </w:r>
      <w:r w:rsidRPr="00844FA1">
        <w:rPr>
          <w:rFonts w:cs="B Nazanin"/>
          <w:sz w:val="28"/>
          <w:szCs w:val="28"/>
          <w:lang w:bidi="fa-IR"/>
        </w:rPr>
        <w:t>W</w:t>
      </w:r>
      <w:r w:rsidRPr="00844FA1">
        <w:rPr>
          <w:rFonts w:cs="B Nazanin"/>
          <w:sz w:val="28"/>
          <w:szCs w:val="28"/>
          <w:rtl/>
          <w:lang w:bidi="fa-IR"/>
        </w:rPr>
        <w:t xml:space="preserve"> ماتر</w:t>
      </w:r>
      <w:r w:rsidRPr="00844FA1">
        <w:rPr>
          <w:rFonts w:cs="B Nazanin" w:hint="cs"/>
          <w:sz w:val="28"/>
          <w:szCs w:val="28"/>
          <w:rtl/>
          <w:lang w:bidi="fa-IR"/>
        </w:rPr>
        <w:t>ی</w:t>
      </w:r>
      <w:r w:rsidRPr="00844FA1">
        <w:rPr>
          <w:rFonts w:cs="B Nazanin" w:hint="eastAsia"/>
          <w:sz w:val="28"/>
          <w:szCs w:val="28"/>
          <w:rtl/>
          <w:lang w:bidi="fa-IR"/>
        </w:rPr>
        <w:t>س</w:t>
      </w:r>
      <w:r w:rsidRPr="00844FA1">
        <w:rPr>
          <w:rFonts w:cs="B Nazanin"/>
          <w:sz w:val="28"/>
          <w:szCs w:val="28"/>
          <w:rtl/>
          <w:lang w:bidi="fa-IR"/>
        </w:rPr>
        <w:t xml:space="preserve"> وزن است ، </w:t>
      </w:r>
      <w:r w:rsidRPr="00844FA1">
        <w:rPr>
          <w:rFonts w:cs="B Nazanin"/>
          <w:sz w:val="28"/>
          <w:szCs w:val="28"/>
          <w:lang w:bidi="fa-IR"/>
        </w:rPr>
        <w:t>b</w:t>
      </w:r>
      <w:r w:rsidRPr="00844FA1">
        <w:rPr>
          <w:rFonts w:cs="B Nazanin"/>
          <w:sz w:val="28"/>
          <w:szCs w:val="28"/>
          <w:rtl/>
          <w:lang w:bidi="fa-IR"/>
        </w:rPr>
        <w:t xml:space="preserve"> بردار با</w:t>
      </w:r>
      <w:r w:rsidRPr="00844FA1">
        <w:rPr>
          <w:rFonts w:cs="B Nazanin" w:hint="cs"/>
          <w:sz w:val="28"/>
          <w:szCs w:val="28"/>
          <w:rtl/>
          <w:lang w:bidi="fa-IR"/>
        </w:rPr>
        <w:t>ی</w:t>
      </w:r>
      <w:r w:rsidRPr="00844FA1">
        <w:rPr>
          <w:rFonts w:cs="B Nazanin" w:hint="eastAsia"/>
          <w:sz w:val="28"/>
          <w:szCs w:val="28"/>
          <w:rtl/>
          <w:lang w:bidi="fa-IR"/>
        </w:rPr>
        <w:t>اس</w:t>
      </w:r>
      <w:r w:rsidRPr="00844FA1">
        <w:rPr>
          <w:rFonts w:cs="B Nazanin"/>
          <w:sz w:val="28"/>
          <w:szCs w:val="28"/>
          <w:rtl/>
          <w:lang w:bidi="fa-IR"/>
        </w:rPr>
        <w:t xml:space="preserve"> است ، </w:t>
      </w:r>
      <w:r w:rsidRPr="00844FA1">
        <w:rPr>
          <w:rFonts w:cs="B Nazanin"/>
          <w:sz w:val="28"/>
          <w:szCs w:val="28"/>
          <w:lang w:bidi="fa-IR"/>
        </w:rPr>
        <w:t>q</w:t>
      </w:r>
      <w:r w:rsidRPr="00844FA1">
        <w:rPr>
          <w:rFonts w:cs="B Nazanin"/>
          <w:sz w:val="28"/>
          <w:szCs w:val="28"/>
          <w:rtl/>
          <w:lang w:bidi="fa-IR"/>
        </w:rPr>
        <w:t xml:space="preserve"> بردار توجه</w:t>
      </w:r>
      <w:r>
        <w:rPr>
          <w:rFonts w:cs="B Nazanin" w:hint="cs"/>
          <w:sz w:val="28"/>
          <w:szCs w:val="28"/>
          <w:rtl/>
          <w:lang w:bidi="fa-IR"/>
        </w:rPr>
        <w:t xml:space="preserve"> در</w:t>
      </w:r>
      <w:r w:rsidRPr="00844FA1">
        <w:rPr>
          <w:rFonts w:cs="B Nazanin"/>
          <w:sz w:val="28"/>
          <w:szCs w:val="28"/>
          <w:rtl/>
          <w:lang w:bidi="fa-IR"/>
        </w:rPr>
        <w:t xml:space="preserve"> سطح معنا</w:t>
      </w:r>
      <w:r w:rsidRPr="00844FA1">
        <w:rPr>
          <w:rFonts w:cs="B Nazanin" w:hint="cs"/>
          <w:sz w:val="28"/>
          <w:szCs w:val="28"/>
          <w:rtl/>
          <w:lang w:bidi="fa-IR"/>
        </w:rPr>
        <w:t>یی</w:t>
      </w:r>
      <w:r w:rsidRPr="00844FA1">
        <w:rPr>
          <w:rFonts w:cs="B Nazanin"/>
          <w:sz w:val="28"/>
          <w:szCs w:val="28"/>
          <w:rtl/>
          <w:lang w:bidi="fa-IR"/>
        </w:rPr>
        <w:t xml:space="preserve"> است.</w:t>
      </w:r>
      <w:r>
        <w:rPr>
          <w:rFonts w:cs="B Nazanin" w:hint="cs"/>
          <w:sz w:val="28"/>
          <w:szCs w:val="28"/>
          <w:rtl/>
          <w:lang w:bidi="fa-IR"/>
        </w:rPr>
        <w:t xml:space="preserve"> </w:t>
      </w:r>
      <w:r w:rsidRPr="00D30344">
        <w:rPr>
          <w:rFonts w:cs="B Nazanin"/>
          <w:sz w:val="28"/>
          <w:szCs w:val="28"/>
          <w:rtl/>
          <w:lang w:bidi="fa-IR"/>
        </w:rPr>
        <w:t>برا</w:t>
      </w:r>
      <w:r w:rsidRPr="00D30344">
        <w:rPr>
          <w:rFonts w:cs="B Nazanin" w:hint="cs"/>
          <w:sz w:val="28"/>
          <w:szCs w:val="28"/>
          <w:rtl/>
          <w:lang w:bidi="fa-IR"/>
        </w:rPr>
        <w:t>ی</w:t>
      </w:r>
      <w:r w:rsidRPr="00D30344">
        <w:rPr>
          <w:rFonts w:cs="B Nazanin"/>
          <w:sz w:val="28"/>
          <w:szCs w:val="28"/>
          <w:rtl/>
          <w:lang w:bidi="fa-IR"/>
        </w:rPr>
        <w:t xml:space="preserve"> مقا</w:t>
      </w:r>
      <w:r w:rsidRPr="00D30344">
        <w:rPr>
          <w:rFonts w:cs="B Nazanin" w:hint="cs"/>
          <w:sz w:val="28"/>
          <w:szCs w:val="28"/>
          <w:rtl/>
          <w:lang w:bidi="fa-IR"/>
        </w:rPr>
        <w:t>ی</w:t>
      </w:r>
      <w:r w:rsidRPr="00D30344">
        <w:rPr>
          <w:rFonts w:cs="B Nazanin" w:hint="eastAsia"/>
          <w:sz w:val="28"/>
          <w:szCs w:val="28"/>
          <w:rtl/>
          <w:lang w:bidi="fa-IR"/>
        </w:rPr>
        <w:t>سه</w:t>
      </w:r>
      <w:r w:rsidRPr="00D30344">
        <w:rPr>
          <w:rFonts w:cs="B Nazanin"/>
          <w:sz w:val="28"/>
          <w:szCs w:val="28"/>
          <w:rtl/>
          <w:lang w:bidi="fa-IR"/>
        </w:rPr>
        <w:t xml:space="preserve"> معن</w:t>
      </w:r>
      <w:r w:rsidRPr="00D30344">
        <w:rPr>
          <w:rFonts w:cs="B Nazanin" w:hint="cs"/>
          <w:sz w:val="28"/>
          <w:szCs w:val="28"/>
          <w:rtl/>
          <w:lang w:bidi="fa-IR"/>
        </w:rPr>
        <w:t>ی</w:t>
      </w:r>
      <w:r>
        <w:rPr>
          <w:rFonts w:cs="B Nazanin" w:hint="cs"/>
          <w:sz w:val="28"/>
          <w:szCs w:val="28"/>
          <w:rtl/>
          <w:lang w:bidi="fa-IR"/>
        </w:rPr>
        <w:t>‌</w:t>
      </w:r>
      <w:r w:rsidRPr="00D30344">
        <w:rPr>
          <w:rFonts w:cs="B Nazanin"/>
          <w:sz w:val="28"/>
          <w:szCs w:val="28"/>
          <w:rtl/>
          <w:lang w:bidi="fa-IR"/>
        </w:rPr>
        <w:t>دار ، تمام پارامترها</w:t>
      </w:r>
      <w:r w:rsidRPr="00D30344">
        <w:rPr>
          <w:rFonts w:cs="B Nazanin" w:hint="cs"/>
          <w:sz w:val="28"/>
          <w:szCs w:val="28"/>
          <w:rtl/>
          <w:lang w:bidi="fa-IR"/>
        </w:rPr>
        <w:t>ی</w:t>
      </w:r>
      <w:r w:rsidRPr="00D30344">
        <w:rPr>
          <w:rFonts w:cs="B Nazanin"/>
          <w:sz w:val="28"/>
          <w:szCs w:val="28"/>
          <w:rtl/>
          <w:lang w:bidi="fa-IR"/>
        </w:rPr>
        <w:t xml:space="preserve"> فوق برا</w:t>
      </w:r>
      <w:r w:rsidRPr="00D30344">
        <w:rPr>
          <w:rFonts w:cs="B Nazanin" w:hint="cs"/>
          <w:sz w:val="28"/>
          <w:szCs w:val="28"/>
          <w:rtl/>
          <w:lang w:bidi="fa-IR"/>
        </w:rPr>
        <w:t>ی</w:t>
      </w:r>
      <w:r w:rsidRPr="00D30344">
        <w:rPr>
          <w:rFonts w:cs="B Nazanin"/>
          <w:sz w:val="28"/>
          <w:szCs w:val="28"/>
          <w:rtl/>
          <w:lang w:bidi="fa-IR"/>
        </w:rPr>
        <w:t xml:space="preserve"> تمام </w:t>
      </w:r>
      <w:r w:rsidRPr="00844FA1">
        <w:rPr>
          <w:rFonts w:cs="B Nazanin" w:hint="cs"/>
          <w:sz w:val="28"/>
          <w:szCs w:val="28"/>
          <w:rtl/>
          <w:lang w:bidi="fa-IR"/>
        </w:rPr>
        <w:t>فرا-مسیر</w:t>
      </w:r>
      <w:r w:rsidRPr="00844FA1">
        <w:rPr>
          <w:rFonts w:cs="B Nazanin" w:hint="eastAsia"/>
          <w:sz w:val="28"/>
          <w:szCs w:val="28"/>
          <w:rtl/>
          <w:lang w:bidi="fa-IR"/>
        </w:rPr>
        <w:t>ها</w:t>
      </w:r>
      <w:r w:rsidRPr="00844FA1">
        <w:rPr>
          <w:rFonts w:cs="B Nazanin"/>
          <w:sz w:val="28"/>
          <w:szCs w:val="28"/>
          <w:rtl/>
          <w:lang w:bidi="fa-IR"/>
        </w:rPr>
        <w:t xml:space="preserve"> </w:t>
      </w:r>
      <w:r w:rsidRPr="00D30344">
        <w:rPr>
          <w:rFonts w:cs="B Nazanin"/>
          <w:sz w:val="28"/>
          <w:szCs w:val="28"/>
          <w:rtl/>
          <w:lang w:bidi="fa-IR"/>
        </w:rPr>
        <w:t>و تعب</w:t>
      </w:r>
      <w:r w:rsidRPr="00D30344">
        <w:rPr>
          <w:rFonts w:cs="B Nazanin" w:hint="cs"/>
          <w:sz w:val="28"/>
          <w:szCs w:val="28"/>
          <w:rtl/>
          <w:lang w:bidi="fa-IR"/>
        </w:rPr>
        <w:t>ی</w:t>
      </w:r>
      <w:r w:rsidRPr="00D30344">
        <w:rPr>
          <w:rFonts w:cs="B Nazanin" w:hint="eastAsia"/>
          <w:sz w:val="28"/>
          <w:szCs w:val="28"/>
          <w:rtl/>
          <w:lang w:bidi="fa-IR"/>
        </w:rPr>
        <w:t>ه</w:t>
      </w:r>
      <w:r>
        <w:rPr>
          <w:rFonts w:cs="B Nazanin" w:hint="cs"/>
          <w:sz w:val="28"/>
          <w:szCs w:val="28"/>
          <w:rtl/>
          <w:lang w:bidi="fa-IR"/>
        </w:rPr>
        <w:t xml:space="preserve"> </w:t>
      </w:r>
      <w:r w:rsidRPr="00D30344">
        <w:rPr>
          <w:rFonts w:cs="B Nazanin"/>
          <w:sz w:val="28"/>
          <w:szCs w:val="28"/>
          <w:rtl/>
          <w:lang w:bidi="fa-IR"/>
        </w:rPr>
        <w:t xml:space="preserve">خاص معنا به اشتراک گذاشته </w:t>
      </w:r>
      <w:r>
        <w:rPr>
          <w:rFonts w:cs="B Nazanin" w:hint="cs"/>
          <w:sz w:val="28"/>
          <w:szCs w:val="28"/>
          <w:rtl/>
          <w:lang w:bidi="fa-IR"/>
        </w:rPr>
        <w:t>می‌شوند</w:t>
      </w:r>
      <w:r w:rsidRPr="00D30344">
        <w:rPr>
          <w:rFonts w:cs="B Nazanin"/>
          <w:sz w:val="28"/>
          <w:szCs w:val="28"/>
          <w:rtl/>
          <w:lang w:bidi="fa-IR"/>
        </w:rPr>
        <w:t>.</w:t>
      </w:r>
      <w:r>
        <w:rPr>
          <w:rFonts w:cs="B Nazanin" w:hint="cs"/>
          <w:sz w:val="28"/>
          <w:szCs w:val="28"/>
          <w:rtl/>
          <w:lang w:bidi="fa-IR"/>
        </w:rPr>
        <w:t xml:space="preserve"> </w:t>
      </w:r>
      <w:r w:rsidRPr="00D30344">
        <w:rPr>
          <w:rFonts w:cs="B Nazanin"/>
          <w:sz w:val="28"/>
          <w:szCs w:val="28"/>
          <w:rtl/>
          <w:lang w:bidi="fa-IR"/>
        </w:rPr>
        <w:t>پس از به دست آوردن اهم</w:t>
      </w:r>
      <w:r w:rsidRPr="00D30344">
        <w:rPr>
          <w:rFonts w:cs="B Nazanin" w:hint="cs"/>
          <w:sz w:val="28"/>
          <w:szCs w:val="28"/>
          <w:rtl/>
          <w:lang w:bidi="fa-IR"/>
        </w:rPr>
        <w:t>ی</w:t>
      </w:r>
      <w:r w:rsidRPr="00D30344">
        <w:rPr>
          <w:rFonts w:cs="B Nazanin" w:hint="eastAsia"/>
          <w:sz w:val="28"/>
          <w:szCs w:val="28"/>
          <w:rtl/>
          <w:lang w:bidi="fa-IR"/>
        </w:rPr>
        <w:t>ت</w:t>
      </w:r>
      <w:r w:rsidRPr="00D30344">
        <w:rPr>
          <w:rFonts w:cs="B Nazanin"/>
          <w:sz w:val="28"/>
          <w:szCs w:val="28"/>
          <w:rtl/>
          <w:lang w:bidi="fa-IR"/>
        </w:rPr>
        <w:t xml:space="preserve"> هر </w:t>
      </w:r>
      <w:r w:rsidRPr="00844FA1">
        <w:rPr>
          <w:rFonts w:cs="B Nazanin" w:hint="cs"/>
          <w:sz w:val="28"/>
          <w:szCs w:val="28"/>
          <w:rtl/>
          <w:lang w:bidi="fa-IR"/>
        </w:rPr>
        <w:t>فرا-مسیر</w:t>
      </w:r>
      <w:r w:rsidRPr="00844FA1">
        <w:rPr>
          <w:rFonts w:cs="B Nazanin"/>
          <w:sz w:val="28"/>
          <w:szCs w:val="28"/>
          <w:rtl/>
          <w:lang w:bidi="fa-IR"/>
        </w:rPr>
        <w:t xml:space="preserve"> </w:t>
      </w:r>
      <w:r w:rsidRPr="00D30344">
        <w:rPr>
          <w:rFonts w:cs="B Nazanin"/>
          <w:sz w:val="28"/>
          <w:szCs w:val="28"/>
          <w:rtl/>
          <w:lang w:bidi="fa-IR"/>
        </w:rPr>
        <w:t xml:space="preserve">، آنها را از </w:t>
      </w:r>
      <w:r>
        <w:rPr>
          <w:rFonts w:cs="B Nazanin" w:hint="cs"/>
          <w:sz w:val="28"/>
          <w:szCs w:val="28"/>
          <w:rtl/>
          <w:lang w:bidi="fa-IR"/>
        </w:rPr>
        <w:t>با تابع</w:t>
      </w:r>
      <w:r w:rsidRPr="00D30344">
        <w:rPr>
          <w:rFonts w:cs="B Nazanin"/>
          <w:sz w:val="28"/>
          <w:szCs w:val="28"/>
          <w:rtl/>
          <w:lang w:bidi="fa-IR"/>
        </w:rPr>
        <w:t xml:space="preserve"> </w:t>
      </w:r>
      <w:proofErr w:type="spellStart"/>
      <w:r w:rsidR="002C2868" w:rsidRPr="00D30344">
        <w:rPr>
          <w:rFonts w:cs="B Nazanin"/>
          <w:sz w:val="28"/>
          <w:szCs w:val="28"/>
          <w:lang w:bidi="fa-IR"/>
        </w:rPr>
        <w:t>Softmax</w:t>
      </w:r>
      <w:proofErr w:type="spellEnd"/>
      <w:r w:rsidRPr="00D30344">
        <w:rPr>
          <w:rFonts w:cs="B Nazanin"/>
          <w:sz w:val="28"/>
          <w:szCs w:val="28"/>
          <w:rtl/>
          <w:lang w:bidi="fa-IR"/>
        </w:rPr>
        <w:t xml:space="preserve"> </w:t>
      </w:r>
      <w:r>
        <w:rPr>
          <w:rFonts w:cs="B Nazanin" w:hint="cs"/>
          <w:sz w:val="28"/>
          <w:szCs w:val="28"/>
          <w:rtl/>
          <w:lang w:bidi="fa-IR"/>
        </w:rPr>
        <w:t>نرمال</w:t>
      </w:r>
      <w:r w:rsidRPr="00D30344">
        <w:rPr>
          <w:rFonts w:cs="B Nazanin"/>
          <w:sz w:val="28"/>
          <w:szCs w:val="28"/>
          <w:rtl/>
          <w:lang w:bidi="fa-IR"/>
        </w:rPr>
        <w:t xml:space="preserve"> م</w:t>
      </w:r>
      <w:r w:rsidRPr="00D30344">
        <w:rPr>
          <w:rFonts w:cs="B Nazanin" w:hint="cs"/>
          <w:sz w:val="28"/>
          <w:szCs w:val="28"/>
          <w:rtl/>
          <w:lang w:bidi="fa-IR"/>
        </w:rPr>
        <w:t>ی</w:t>
      </w:r>
      <w:r>
        <w:rPr>
          <w:rFonts w:cs="B Nazanin" w:hint="cs"/>
          <w:sz w:val="28"/>
          <w:szCs w:val="28"/>
          <w:rtl/>
          <w:lang w:bidi="fa-IR"/>
        </w:rPr>
        <w:t>‌</w:t>
      </w:r>
      <w:r w:rsidRPr="00D30344">
        <w:rPr>
          <w:rFonts w:cs="B Nazanin"/>
          <w:sz w:val="28"/>
          <w:szCs w:val="28"/>
          <w:rtl/>
          <w:lang w:bidi="fa-IR"/>
        </w:rPr>
        <w:t>کن</w:t>
      </w:r>
      <w:r w:rsidRPr="00D30344">
        <w:rPr>
          <w:rFonts w:cs="B Nazanin" w:hint="cs"/>
          <w:sz w:val="28"/>
          <w:szCs w:val="28"/>
          <w:rtl/>
          <w:lang w:bidi="fa-IR"/>
        </w:rPr>
        <w:t>ی</w:t>
      </w:r>
      <w:r w:rsidRPr="00D30344">
        <w:rPr>
          <w:rFonts w:cs="B Nazanin" w:hint="eastAsia"/>
          <w:sz w:val="28"/>
          <w:szCs w:val="28"/>
          <w:rtl/>
          <w:lang w:bidi="fa-IR"/>
        </w:rPr>
        <w:t>م</w:t>
      </w:r>
      <w:r w:rsidRPr="00D30344">
        <w:rPr>
          <w:rFonts w:cs="B Nazanin"/>
          <w:sz w:val="28"/>
          <w:szCs w:val="28"/>
          <w:rtl/>
          <w:lang w:bidi="fa-IR"/>
        </w:rPr>
        <w:t>.</w:t>
      </w:r>
      <w:r>
        <w:rPr>
          <w:rFonts w:cs="B Nazanin" w:hint="cs"/>
          <w:sz w:val="28"/>
          <w:szCs w:val="28"/>
          <w:rtl/>
          <w:lang w:bidi="fa-IR"/>
        </w:rPr>
        <w:t xml:space="preserve"> </w:t>
      </w:r>
      <w:r w:rsidRPr="00217428">
        <w:rPr>
          <w:rFonts w:cs="B Nazanin"/>
          <w:sz w:val="28"/>
          <w:szCs w:val="28"/>
          <w:rtl/>
          <w:lang w:bidi="fa-IR"/>
        </w:rPr>
        <w:t>وزن</w:t>
      </w:r>
      <w:r>
        <w:rPr>
          <w:rFonts w:cs="B Nazanin" w:hint="cs"/>
          <w:sz w:val="28"/>
          <w:szCs w:val="28"/>
          <w:rtl/>
          <w:lang w:bidi="fa-IR"/>
        </w:rPr>
        <w:t xml:space="preserve"> </w:t>
      </w:r>
      <w:r w:rsidRPr="00844FA1">
        <w:rPr>
          <w:rFonts w:cs="B Nazanin" w:hint="cs"/>
          <w:sz w:val="28"/>
          <w:szCs w:val="28"/>
          <w:rtl/>
          <w:lang w:bidi="fa-IR"/>
        </w:rPr>
        <w:t>فرا-مسیر</w:t>
      </w:r>
      <w:r w:rsidRPr="00217428">
        <w:rPr>
          <w:rFonts w:cs="B Nazanin"/>
          <w:sz w:val="28"/>
          <w:szCs w:val="28"/>
          <w:rtl/>
          <w:lang w:bidi="fa-IR"/>
        </w:rPr>
        <w:t xml:space="preserve"> </w:t>
      </w:r>
      <w:r w:rsidRPr="00217428">
        <w:rPr>
          <w:rFonts w:cs="B Nazanin"/>
          <w:sz w:val="28"/>
          <w:szCs w:val="28"/>
          <w:lang w:bidi="fa-IR"/>
        </w:rPr>
        <w:t>Φ</w:t>
      </w:r>
      <w:r w:rsidRPr="00217428">
        <w:rPr>
          <w:rFonts w:ascii="Cambria Math" w:hAnsi="Cambria Math" w:cs="Cambria Math"/>
          <w:sz w:val="28"/>
          <w:szCs w:val="28"/>
          <w:lang w:bidi="fa-IR"/>
        </w:rPr>
        <w:t>𝑖</w:t>
      </w:r>
      <w:r w:rsidRPr="00217428">
        <w:rPr>
          <w:rFonts w:cs="B Nazanin"/>
          <w:sz w:val="28"/>
          <w:szCs w:val="28"/>
          <w:rtl/>
          <w:lang w:bidi="fa-IR"/>
        </w:rPr>
        <w:t xml:space="preserve"> ، که به عنوان </w:t>
      </w:r>
      <w:r w:rsidRPr="00217428">
        <w:rPr>
          <w:rFonts w:ascii="Cambria Math" w:hAnsi="Cambria Math" w:cs="Cambria Math"/>
          <w:sz w:val="28"/>
          <w:szCs w:val="28"/>
          <w:lang w:bidi="fa-IR"/>
        </w:rPr>
        <w:t>𝛽</w:t>
      </w:r>
      <w:r w:rsidRPr="00217428">
        <w:rPr>
          <w:rFonts w:cs="B Nazanin"/>
          <w:sz w:val="28"/>
          <w:szCs w:val="28"/>
          <w:vertAlign w:val="subscript"/>
          <w:lang w:bidi="fa-IR"/>
        </w:rPr>
        <w:t>Φ</w:t>
      </w:r>
      <w:r w:rsidRPr="00217428">
        <w:rPr>
          <w:rFonts w:ascii="Cambria Math" w:hAnsi="Cambria Math" w:cs="Cambria Math"/>
          <w:sz w:val="28"/>
          <w:szCs w:val="28"/>
          <w:vertAlign w:val="subscript"/>
          <w:lang w:bidi="fa-IR"/>
        </w:rPr>
        <w:t>𝑖</w:t>
      </w:r>
      <w:r w:rsidRPr="00217428">
        <w:rPr>
          <w:rFonts w:cs="B Nazanin"/>
          <w:sz w:val="28"/>
          <w:szCs w:val="28"/>
          <w:rtl/>
          <w:lang w:bidi="fa-IR"/>
        </w:rPr>
        <w:t xml:space="preserve"> مشخص م</w:t>
      </w:r>
      <w:r w:rsidRPr="00217428">
        <w:rPr>
          <w:rFonts w:cs="B Nazanin" w:hint="cs"/>
          <w:sz w:val="28"/>
          <w:szCs w:val="28"/>
          <w:rtl/>
          <w:lang w:bidi="fa-IR"/>
        </w:rPr>
        <w:t>ی</w:t>
      </w:r>
      <w:r w:rsidRPr="00217428">
        <w:rPr>
          <w:rFonts w:cs="B Nazanin"/>
          <w:sz w:val="28"/>
          <w:szCs w:val="28"/>
          <w:rtl/>
          <w:lang w:bidi="fa-IR"/>
        </w:rPr>
        <w:t xml:space="preserve"> شود ، م</w:t>
      </w:r>
      <w:r w:rsidRPr="00217428">
        <w:rPr>
          <w:rFonts w:cs="B Nazanin" w:hint="cs"/>
          <w:sz w:val="28"/>
          <w:szCs w:val="28"/>
          <w:rtl/>
          <w:lang w:bidi="fa-IR"/>
        </w:rPr>
        <w:t>ی</w:t>
      </w:r>
      <w:r w:rsidRPr="00217428">
        <w:rPr>
          <w:rFonts w:cs="B Nazanin"/>
          <w:sz w:val="28"/>
          <w:szCs w:val="28"/>
          <w:rtl/>
          <w:lang w:bidi="fa-IR"/>
        </w:rPr>
        <w:t xml:space="preserve"> تواند با نرمال ساز</w:t>
      </w:r>
      <w:r w:rsidRPr="00217428">
        <w:rPr>
          <w:rFonts w:cs="B Nazanin" w:hint="cs"/>
          <w:sz w:val="28"/>
          <w:szCs w:val="28"/>
          <w:rtl/>
          <w:lang w:bidi="fa-IR"/>
        </w:rPr>
        <w:t>ی</w:t>
      </w:r>
      <w:r w:rsidRPr="00217428">
        <w:rPr>
          <w:rFonts w:cs="B Nazanin"/>
          <w:sz w:val="28"/>
          <w:szCs w:val="28"/>
          <w:rtl/>
          <w:lang w:bidi="fa-IR"/>
        </w:rPr>
        <w:t xml:space="preserve"> اهم</w:t>
      </w:r>
      <w:r w:rsidRPr="00217428">
        <w:rPr>
          <w:rFonts w:cs="B Nazanin" w:hint="cs"/>
          <w:sz w:val="28"/>
          <w:szCs w:val="28"/>
          <w:rtl/>
          <w:lang w:bidi="fa-IR"/>
        </w:rPr>
        <w:t>ی</w:t>
      </w:r>
      <w:r w:rsidRPr="00217428">
        <w:rPr>
          <w:rFonts w:cs="B Nazanin" w:hint="eastAsia"/>
          <w:sz w:val="28"/>
          <w:szCs w:val="28"/>
          <w:rtl/>
          <w:lang w:bidi="fa-IR"/>
        </w:rPr>
        <w:t>ت</w:t>
      </w:r>
      <w:r w:rsidRPr="00217428">
        <w:rPr>
          <w:rFonts w:cs="B Nazanin"/>
          <w:sz w:val="28"/>
          <w:szCs w:val="28"/>
          <w:rtl/>
          <w:lang w:bidi="fa-IR"/>
        </w:rPr>
        <w:t xml:space="preserve">  تمام </w:t>
      </w:r>
      <w:r w:rsidRPr="00844FA1">
        <w:rPr>
          <w:rFonts w:cs="B Nazanin" w:hint="cs"/>
          <w:sz w:val="28"/>
          <w:szCs w:val="28"/>
          <w:rtl/>
          <w:lang w:bidi="fa-IR"/>
        </w:rPr>
        <w:t>فرا-مسیر</w:t>
      </w:r>
      <w:r>
        <w:rPr>
          <w:rFonts w:cs="B Nazanin" w:hint="cs"/>
          <w:sz w:val="28"/>
          <w:szCs w:val="28"/>
          <w:rtl/>
          <w:lang w:bidi="fa-IR"/>
        </w:rPr>
        <w:t>های بالا</w:t>
      </w:r>
      <w:r w:rsidRPr="00844FA1">
        <w:rPr>
          <w:rFonts w:cs="B Nazanin"/>
          <w:sz w:val="28"/>
          <w:szCs w:val="28"/>
          <w:rtl/>
          <w:lang w:bidi="fa-IR"/>
        </w:rPr>
        <w:t xml:space="preserve"> </w:t>
      </w:r>
      <w:r w:rsidRPr="00217428">
        <w:rPr>
          <w:rFonts w:cs="B Nazanin"/>
          <w:sz w:val="28"/>
          <w:szCs w:val="28"/>
          <w:rtl/>
          <w:lang w:bidi="fa-IR"/>
        </w:rPr>
        <w:t xml:space="preserve">با استفاده از </w:t>
      </w:r>
      <w:r>
        <w:rPr>
          <w:rFonts w:cs="B Nazanin" w:hint="cs"/>
          <w:sz w:val="28"/>
          <w:szCs w:val="28"/>
          <w:rtl/>
          <w:lang w:bidi="fa-IR"/>
        </w:rPr>
        <w:t>تابع</w:t>
      </w:r>
      <w:r w:rsidRPr="00217428">
        <w:rPr>
          <w:rFonts w:cs="B Nazanin"/>
          <w:sz w:val="28"/>
          <w:szCs w:val="28"/>
          <w:rtl/>
          <w:lang w:bidi="fa-IR"/>
        </w:rPr>
        <w:t xml:space="preserve"> </w:t>
      </w:r>
      <w:proofErr w:type="spellStart"/>
      <w:r w:rsidR="002C2868" w:rsidRPr="00217428">
        <w:rPr>
          <w:rFonts w:cs="B Nazanin"/>
          <w:sz w:val="28"/>
          <w:szCs w:val="28"/>
          <w:lang w:bidi="fa-IR"/>
        </w:rPr>
        <w:t>Softmax</w:t>
      </w:r>
      <w:proofErr w:type="spellEnd"/>
      <w:r w:rsidRPr="00217428">
        <w:rPr>
          <w:rFonts w:cs="B Nazanin"/>
          <w:sz w:val="28"/>
          <w:szCs w:val="28"/>
          <w:rtl/>
          <w:lang w:bidi="fa-IR"/>
        </w:rPr>
        <w:t xml:space="preserve"> بدست آ</w:t>
      </w:r>
      <w:r w:rsidRPr="00217428">
        <w:rPr>
          <w:rFonts w:cs="B Nazanin" w:hint="cs"/>
          <w:sz w:val="28"/>
          <w:szCs w:val="28"/>
          <w:rtl/>
          <w:lang w:bidi="fa-IR"/>
        </w:rPr>
        <w:t>ی</w:t>
      </w:r>
      <w:r w:rsidRPr="00217428">
        <w:rPr>
          <w:rFonts w:cs="B Nazanin" w:hint="eastAsia"/>
          <w:sz w:val="28"/>
          <w:szCs w:val="28"/>
          <w:rtl/>
          <w:lang w:bidi="fa-IR"/>
        </w:rPr>
        <w:t>د</w:t>
      </w:r>
      <w:r w:rsidRPr="00217428">
        <w:rPr>
          <w:rFonts w:cs="B Nazanin"/>
          <w:sz w:val="28"/>
          <w:szCs w:val="28"/>
          <w:rtl/>
          <w:lang w:bidi="fa-IR"/>
        </w:rPr>
        <w:t xml:space="preserve"> ،</w:t>
      </w:r>
    </w:p>
    <w:p w14:paraId="40DC54B0" w14:textId="385ADFE1" w:rsidR="005A40DC" w:rsidRDefault="005A40DC" w:rsidP="005E33D4">
      <w:pPr>
        <w:jc w:val="center"/>
        <w:rPr>
          <w:rFonts w:cs="B Nazanin"/>
          <w:sz w:val="28"/>
          <w:szCs w:val="28"/>
          <w:rtl/>
          <w:lang w:bidi="fa-IR"/>
        </w:rPr>
      </w:pPr>
      <w:r w:rsidRPr="00217428">
        <w:rPr>
          <w:rFonts w:cs="B Nazanin"/>
          <w:noProof/>
          <w:sz w:val="28"/>
          <w:szCs w:val="28"/>
          <w:lang w:bidi="fa-IR"/>
        </w:rPr>
        <w:drawing>
          <wp:inline distT="0" distB="0" distL="0" distR="0" wp14:anchorId="048D3FB4" wp14:editId="39D19556">
            <wp:extent cx="2705478" cy="5525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05478" cy="552527"/>
                    </a:xfrm>
                    <a:prstGeom prst="rect">
                      <a:avLst/>
                    </a:prstGeom>
                  </pic:spPr>
                </pic:pic>
              </a:graphicData>
            </a:graphic>
          </wp:inline>
        </w:drawing>
      </w:r>
    </w:p>
    <w:p w14:paraId="74E51648" w14:textId="4F9C67B3" w:rsidR="005A40DC" w:rsidRDefault="005A40DC" w:rsidP="00B4535B">
      <w:pPr>
        <w:bidi/>
        <w:jc w:val="both"/>
        <w:rPr>
          <w:rFonts w:cs="B Nazanin"/>
          <w:sz w:val="28"/>
          <w:szCs w:val="28"/>
          <w:rtl/>
          <w:lang w:bidi="fa-IR"/>
        </w:rPr>
      </w:pPr>
      <w:r w:rsidRPr="00217428">
        <w:rPr>
          <w:rFonts w:cs="B Nazanin"/>
          <w:sz w:val="28"/>
          <w:szCs w:val="28"/>
          <w:rtl/>
          <w:lang w:bidi="fa-IR"/>
        </w:rPr>
        <w:t>که م</w:t>
      </w:r>
      <w:r w:rsidRPr="00217428">
        <w:rPr>
          <w:rFonts w:cs="B Nazanin" w:hint="cs"/>
          <w:sz w:val="28"/>
          <w:szCs w:val="28"/>
          <w:rtl/>
          <w:lang w:bidi="fa-IR"/>
        </w:rPr>
        <w:t>ی</w:t>
      </w:r>
      <w:r w:rsidRPr="00217428">
        <w:rPr>
          <w:rFonts w:cs="B Nazanin"/>
          <w:sz w:val="28"/>
          <w:szCs w:val="28"/>
          <w:rtl/>
          <w:lang w:bidi="fa-IR"/>
        </w:rPr>
        <w:t xml:space="preserve"> تواند به عنوان سهم </w:t>
      </w:r>
      <w:r w:rsidRPr="00844FA1">
        <w:rPr>
          <w:rFonts w:cs="B Nazanin" w:hint="cs"/>
          <w:sz w:val="28"/>
          <w:szCs w:val="28"/>
          <w:rtl/>
          <w:lang w:bidi="fa-IR"/>
        </w:rPr>
        <w:t>فرا-مسیر</w:t>
      </w:r>
      <w:r>
        <w:rPr>
          <w:rFonts w:cs="B Nazanin" w:hint="cs"/>
          <w:sz w:val="28"/>
          <w:szCs w:val="28"/>
          <w:rtl/>
          <w:lang w:bidi="fa-IR"/>
        </w:rPr>
        <w:t xml:space="preserve"> </w:t>
      </w:r>
      <w:r w:rsidRPr="00217428">
        <w:rPr>
          <w:rFonts w:cs="B Nazanin"/>
          <w:sz w:val="28"/>
          <w:szCs w:val="28"/>
          <w:lang w:bidi="fa-IR"/>
        </w:rPr>
        <w:t xml:space="preserve"> Φ</w:t>
      </w:r>
      <w:r w:rsidRPr="00217428">
        <w:rPr>
          <w:rFonts w:ascii="Cambria Math" w:hAnsi="Cambria Math" w:cs="Cambria Math"/>
          <w:sz w:val="28"/>
          <w:szCs w:val="28"/>
          <w:vertAlign w:val="subscript"/>
          <w:lang w:bidi="fa-IR"/>
        </w:rPr>
        <w:t>𝑝</w:t>
      </w:r>
      <w:r w:rsidRPr="00217428">
        <w:rPr>
          <w:rFonts w:cs="B Nazanin"/>
          <w:sz w:val="28"/>
          <w:szCs w:val="28"/>
          <w:rtl/>
          <w:lang w:bidi="fa-IR"/>
        </w:rPr>
        <w:t xml:space="preserve"> برا</w:t>
      </w:r>
      <w:r w:rsidRPr="00217428">
        <w:rPr>
          <w:rFonts w:cs="B Nazanin" w:hint="cs"/>
          <w:sz w:val="28"/>
          <w:szCs w:val="28"/>
          <w:rtl/>
          <w:lang w:bidi="fa-IR"/>
        </w:rPr>
        <w:t>ی</w:t>
      </w:r>
      <w:r w:rsidRPr="00217428">
        <w:rPr>
          <w:rFonts w:cs="B Nazanin"/>
          <w:sz w:val="28"/>
          <w:szCs w:val="28"/>
          <w:rtl/>
          <w:lang w:bidi="fa-IR"/>
        </w:rPr>
        <w:t xml:space="preserve"> </w:t>
      </w:r>
      <w:r w:rsidRPr="00217428">
        <w:rPr>
          <w:rFonts w:cs="B Nazanin" w:hint="cs"/>
          <w:sz w:val="28"/>
          <w:szCs w:val="28"/>
          <w:rtl/>
          <w:lang w:bidi="fa-IR"/>
        </w:rPr>
        <w:t>ی</w:t>
      </w:r>
      <w:r w:rsidRPr="00217428">
        <w:rPr>
          <w:rFonts w:cs="B Nazanin" w:hint="eastAsia"/>
          <w:sz w:val="28"/>
          <w:szCs w:val="28"/>
          <w:rtl/>
          <w:lang w:bidi="fa-IR"/>
        </w:rPr>
        <w:t>ک</w:t>
      </w:r>
      <w:r w:rsidRPr="00217428">
        <w:rPr>
          <w:rFonts w:cs="B Nazanin"/>
          <w:sz w:val="28"/>
          <w:szCs w:val="28"/>
          <w:rtl/>
          <w:lang w:bidi="fa-IR"/>
        </w:rPr>
        <w:t xml:space="preserve"> کار خاص تفس</w:t>
      </w:r>
      <w:r w:rsidRPr="00217428">
        <w:rPr>
          <w:rFonts w:cs="B Nazanin" w:hint="cs"/>
          <w:sz w:val="28"/>
          <w:szCs w:val="28"/>
          <w:rtl/>
          <w:lang w:bidi="fa-IR"/>
        </w:rPr>
        <w:t>ی</w:t>
      </w:r>
      <w:r w:rsidRPr="00217428">
        <w:rPr>
          <w:rFonts w:cs="B Nazanin" w:hint="eastAsia"/>
          <w:sz w:val="28"/>
          <w:szCs w:val="28"/>
          <w:rtl/>
          <w:lang w:bidi="fa-IR"/>
        </w:rPr>
        <w:t>ر</w:t>
      </w:r>
      <w:r w:rsidRPr="00217428">
        <w:rPr>
          <w:rFonts w:cs="B Nazanin"/>
          <w:sz w:val="28"/>
          <w:szCs w:val="28"/>
          <w:rtl/>
          <w:lang w:bidi="fa-IR"/>
        </w:rPr>
        <w:t xml:space="preserve"> شود.</w:t>
      </w:r>
      <w:r>
        <w:rPr>
          <w:rFonts w:cs="B Nazanin" w:hint="cs"/>
          <w:sz w:val="28"/>
          <w:szCs w:val="28"/>
          <w:rtl/>
          <w:lang w:bidi="fa-IR"/>
        </w:rPr>
        <w:t xml:space="preserve"> </w:t>
      </w:r>
      <w:r w:rsidRPr="00217428">
        <w:rPr>
          <w:rFonts w:cs="B Nazanin"/>
          <w:sz w:val="28"/>
          <w:szCs w:val="28"/>
          <w:rtl/>
          <w:lang w:bidi="fa-IR"/>
        </w:rPr>
        <w:t>بد</w:t>
      </w:r>
      <w:r w:rsidRPr="00217428">
        <w:rPr>
          <w:rFonts w:cs="B Nazanin" w:hint="cs"/>
          <w:sz w:val="28"/>
          <w:szCs w:val="28"/>
          <w:rtl/>
          <w:lang w:bidi="fa-IR"/>
        </w:rPr>
        <w:t>ی</w:t>
      </w:r>
      <w:r w:rsidRPr="00217428">
        <w:rPr>
          <w:rFonts w:cs="B Nazanin" w:hint="eastAsia"/>
          <w:sz w:val="28"/>
          <w:szCs w:val="28"/>
          <w:rtl/>
          <w:lang w:bidi="fa-IR"/>
        </w:rPr>
        <w:t>ه</w:t>
      </w:r>
      <w:r w:rsidRPr="00217428">
        <w:rPr>
          <w:rFonts w:cs="B Nazanin" w:hint="cs"/>
          <w:sz w:val="28"/>
          <w:szCs w:val="28"/>
          <w:rtl/>
          <w:lang w:bidi="fa-IR"/>
        </w:rPr>
        <w:t>ی</w:t>
      </w:r>
      <w:r w:rsidRPr="00217428">
        <w:rPr>
          <w:rFonts w:cs="B Nazanin"/>
          <w:sz w:val="28"/>
          <w:szCs w:val="28"/>
          <w:rtl/>
          <w:lang w:bidi="fa-IR"/>
        </w:rPr>
        <w:t xml:space="preserve"> است که هرچه </w:t>
      </w:r>
      <w:r w:rsidRPr="00217428">
        <w:rPr>
          <w:rFonts w:ascii="Cambria Math" w:hAnsi="Cambria Math" w:cs="Cambria Math"/>
          <w:sz w:val="28"/>
          <w:szCs w:val="28"/>
          <w:lang w:bidi="fa-IR"/>
        </w:rPr>
        <w:t>𝛽</w:t>
      </w:r>
      <w:r w:rsidRPr="00217428">
        <w:rPr>
          <w:rFonts w:cs="B Nazanin"/>
          <w:sz w:val="28"/>
          <w:szCs w:val="28"/>
          <w:vertAlign w:val="subscript"/>
          <w:lang w:bidi="fa-IR"/>
        </w:rPr>
        <w:t>Φ</w:t>
      </w:r>
      <w:r w:rsidRPr="00217428">
        <w:rPr>
          <w:rFonts w:ascii="Cambria Math" w:hAnsi="Cambria Math" w:cs="Cambria Math"/>
          <w:sz w:val="28"/>
          <w:szCs w:val="28"/>
          <w:vertAlign w:val="subscript"/>
          <w:lang w:bidi="fa-IR"/>
        </w:rPr>
        <w:t>𝑝</w:t>
      </w:r>
      <w:r w:rsidRPr="00217428">
        <w:rPr>
          <w:rFonts w:cs="B Nazanin"/>
          <w:sz w:val="28"/>
          <w:szCs w:val="28"/>
          <w:rtl/>
          <w:lang w:bidi="fa-IR"/>
        </w:rPr>
        <w:t xml:space="preserve"> </w:t>
      </w:r>
      <w:r>
        <w:rPr>
          <w:rFonts w:cs="B Nazanin" w:hint="cs"/>
          <w:sz w:val="28"/>
          <w:szCs w:val="28"/>
          <w:rtl/>
          <w:lang w:bidi="fa-IR"/>
        </w:rPr>
        <w:t>بیشتر</w:t>
      </w:r>
      <w:r w:rsidRPr="00217428">
        <w:rPr>
          <w:rFonts w:cs="B Nazanin"/>
          <w:sz w:val="28"/>
          <w:szCs w:val="28"/>
          <w:rtl/>
          <w:lang w:bidi="fa-IR"/>
        </w:rPr>
        <w:t xml:space="preserve"> باشد ،</w:t>
      </w:r>
      <w:r w:rsidRPr="00217428">
        <w:rPr>
          <w:rFonts w:cs="B Nazanin" w:hint="cs"/>
          <w:sz w:val="28"/>
          <w:szCs w:val="28"/>
          <w:rtl/>
          <w:lang w:bidi="fa-IR"/>
        </w:rPr>
        <w:t xml:space="preserve"> </w:t>
      </w:r>
      <w:r w:rsidRPr="00844FA1">
        <w:rPr>
          <w:rFonts w:cs="B Nazanin" w:hint="cs"/>
          <w:sz w:val="28"/>
          <w:szCs w:val="28"/>
          <w:rtl/>
          <w:lang w:bidi="fa-IR"/>
        </w:rPr>
        <w:t>فرا-مسیر</w:t>
      </w:r>
      <w:r>
        <w:rPr>
          <w:rFonts w:cs="B Nazanin" w:hint="cs"/>
          <w:sz w:val="28"/>
          <w:szCs w:val="28"/>
          <w:rtl/>
          <w:lang w:bidi="fa-IR"/>
        </w:rPr>
        <w:t xml:space="preserve"> </w:t>
      </w:r>
      <w:r w:rsidRPr="00217428">
        <w:rPr>
          <w:rFonts w:cs="B Nazanin"/>
          <w:sz w:val="28"/>
          <w:szCs w:val="28"/>
          <w:lang w:bidi="fa-IR"/>
        </w:rPr>
        <w:t xml:space="preserve"> </w:t>
      </w:r>
      <w:r w:rsidRPr="00217428">
        <w:rPr>
          <w:rFonts w:cs="B Nazanin"/>
          <w:sz w:val="28"/>
          <w:szCs w:val="28"/>
          <w:rtl/>
          <w:lang w:bidi="fa-IR"/>
        </w:rPr>
        <w:t xml:space="preserve"> </w:t>
      </w:r>
      <w:r w:rsidRPr="00217428">
        <w:rPr>
          <w:rFonts w:cs="B Nazanin"/>
          <w:sz w:val="28"/>
          <w:szCs w:val="28"/>
          <w:lang w:bidi="fa-IR"/>
        </w:rPr>
        <w:t>Φ</w:t>
      </w:r>
      <w:r w:rsidRPr="00217428">
        <w:rPr>
          <w:rFonts w:ascii="Cambria Math" w:hAnsi="Cambria Math" w:cs="Cambria Math"/>
          <w:sz w:val="28"/>
          <w:szCs w:val="28"/>
          <w:vertAlign w:val="subscript"/>
          <w:lang w:bidi="fa-IR"/>
        </w:rPr>
        <w:t>𝑝</w:t>
      </w:r>
      <w:r w:rsidRPr="00217428">
        <w:rPr>
          <w:rFonts w:cs="B Nazanin"/>
          <w:sz w:val="28"/>
          <w:szCs w:val="28"/>
          <w:rtl/>
          <w:lang w:bidi="fa-IR"/>
        </w:rPr>
        <w:t xml:space="preserve"> مهمتر است.</w:t>
      </w:r>
      <w:r>
        <w:rPr>
          <w:rFonts w:cs="B Nazanin" w:hint="cs"/>
          <w:sz w:val="28"/>
          <w:szCs w:val="28"/>
          <w:rtl/>
          <w:lang w:bidi="fa-IR"/>
        </w:rPr>
        <w:t xml:space="preserve"> </w:t>
      </w:r>
      <w:r w:rsidRPr="00217428">
        <w:rPr>
          <w:rFonts w:cs="B Nazanin"/>
          <w:sz w:val="28"/>
          <w:szCs w:val="28"/>
          <w:rtl/>
          <w:lang w:bidi="fa-IR"/>
        </w:rPr>
        <w:t>برا</w:t>
      </w:r>
      <w:r w:rsidRPr="00217428">
        <w:rPr>
          <w:rFonts w:cs="B Nazanin" w:hint="cs"/>
          <w:sz w:val="28"/>
          <w:szCs w:val="28"/>
          <w:rtl/>
          <w:lang w:bidi="fa-IR"/>
        </w:rPr>
        <w:t>ی</w:t>
      </w:r>
      <w:r w:rsidRPr="00217428">
        <w:rPr>
          <w:rFonts w:cs="B Nazanin"/>
          <w:sz w:val="28"/>
          <w:szCs w:val="28"/>
          <w:rtl/>
          <w:lang w:bidi="fa-IR"/>
        </w:rPr>
        <w:t xml:space="preserve"> کارها</w:t>
      </w:r>
      <w:r w:rsidRPr="00217428">
        <w:rPr>
          <w:rFonts w:cs="B Nazanin" w:hint="cs"/>
          <w:sz w:val="28"/>
          <w:szCs w:val="28"/>
          <w:rtl/>
          <w:lang w:bidi="fa-IR"/>
        </w:rPr>
        <w:t>ی</w:t>
      </w:r>
      <w:r w:rsidRPr="00217428">
        <w:rPr>
          <w:rFonts w:cs="B Nazanin"/>
          <w:sz w:val="28"/>
          <w:szCs w:val="28"/>
          <w:rtl/>
          <w:lang w:bidi="fa-IR"/>
        </w:rPr>
        <w:t xml:space="preserve"> </w:t>
      </w:r>
      <w:r w:rsidR="00083A08">
        <w:rPr>
          <w:rFonts w:cs="B Nazanin" w:hint="cs"/>
          <w:sz w:val="28"/>
          <w:szCs w:val="28"/>
          <w:rtl/>
          <w:lang w:bidi="fa-IR"/>
        </w:rPr>
        <w:t xml:space="preserve">متفاوت </w:t>
      </w:r>
      <w:r w:rsidRPr="00217428">
        <w:rPr>
          <w:rFonts w:cs="B Nazanin"/>
          <w:sz w:val="28"/>
          <w:szCs w:val="28"/>
          <w:rtl/>
          <w:lang w:bidi="fa-IR"/>
        </w:rPr>
        <w:t xml:space="preserve"> ، </w:t>
      </w:r>
      <w:r w:rsidRPr="00844FA1">
        <w:rPr>
          <w:rFonts w:cs="B Nazanin" w:hint="cs"/>
          <w:sz w:val="28"/>
          <w:szCs w:val="28"/>
          <w:rtl/>
          <w:lang w:bidi="fa-IR"/>
        </w:rPr>
        <w:t>فرا-مسیر</w:t>
      </w:r>
      <w:r>
        <w:rPr>
          <w:rFonts w:cs="B Nazanin" w:hint="cs"/>
          <w:sz w:val="28"/>
          <w:szCs w:val="28"/>
          <w:rtl/>
          <w:lang w:bidi="fa-IR"/>
        </w:rPr>
        <w:t xml:space="preserve"> </w:t>
      </w:r>
      <w:r w:rsidRPr="00217428">
        <w:rPr>
          <w:rFonts w:cs="B Nazanin"/>
          <w:sz w:val="28"/>
          <w:szCs w:val="28"/>
          <w:lang w:bidi="fa-IR"/>
        </w:rPr>
        <w:t xml:space="preserve"> </w:t>
      </w:r>
      <w:r w:rsidRPr="00217428">
        <w:rPr>
          <w:rFonts w:cs="B Nazanin"/>
          <w:sz w:val="28"/>
          <w:szCs w:val="28"/>
          <w:rtl/>
          <w:lang w:bidi="fa-IR"/>
        </w:rPr>
        <w:t xml:space="preserve"> </w:t>
      </w:r>
      <w:r w:rsidRPr="00217428">
        <w:rPr>
          <w:rFonts w:cs="B Nazanin"/>
          <w:sz w:val="28"/>
          <w:szCs w:val="28"/>
          <w:lang w:bidi="fa-IR"/>
        </w:rPr>
        <w:t>Φ</w:t>
      </w:r>
      <w:r w:rsidRPr="00217428">
        <w:rPr>
          <w:rFonts w:ascii="Cambria Math" w:hAnsi="Cambria Math" w:cs="Cambria Math"/>
          <w:sz w:val="28"/>
          <w:szCs w:val="28"/>
          <w:vertAlign w:val="subscript"/>
          <w:lang w:bidi="fa-IR"/>
        </w:rPr>
        <w:t>𝑝</w:t>
      </w:r>
      <w:r w:rsidRPr="00217428">
        <w:rPr>
          <w:rFonts w:cs="B Nazanin"/>
          <w:sz w:val="28"/>
          <w:szCs w:val="28"/>
          <w:rtl/>
          <w:lang w:bidi="fa-IR"/>
        </w:rPr>
        <w:t xml:space="preserve"> ممکن است وزن ها</w:t>
      </w:r>
      <w:r w:rsidRPr="00217428">
        <w:rPr>
          <w:rFonts w:cs="B Nazanin" w:hint="cs"/>
          <w:sz w:val="28"/>
          <w:szCs w:val="28"/>
          <w:rtl/>
          <w:lang w:bidi="fa-IR"/>
        </w:rPr>
        <w:t>ی</w:t>
      </w:r>
      <w:r w:rsidRPr="00217428">
        <w:rPr>
          <w:rFonts w:cs="B Nazanin"/>
          <w:sz w:val="28"/>
          <w:szCs w:val="28"/>
          <w:rtl/>
          <w:lang w:bidi="fa-IR"/>
        </w:rPr>
        <w:t xml:space="preserve"> مختلف</w:t>
      </w:r>
      <w:r w:rsidRPr="00217428">
        <w:rPr>
          <w:rFonts w:cs="B Nazanin" w:hint="cs"/>
          <w:sz w:val="28"/>
          <w:szCs w:val="28"/>
          <w:rtl/>
          <w:lang w:bidi="fa-IR"/>
        </w:rPr>
        <w:t>ی</w:t>
      </w:r>
      <w:r w:rsidRPr="00217428">
        <w:rPr>
          <w:rFonts w:cs="B Nazanin"/>
          <w:sz w:val="28"/>
          <w:szCs w:val="28"/>
          <w:rtl/>
          <w:lang w:bidi="fa-IR"/>
        </w:rPr>
        <w:t xml:space="preserve"> داشته باشد.</w:t>
      </w:r>
      <w:r>
        <w:rPr>
          <w:rFonts w:cs="B Nazanin" w:hint="cs"/>
          <w:sz w:val="28"/>
          <w:szCs w:val="28"/>
          <w:rtl/>
          <w:lang w:bidi="fa-IR"/>
        </w:rPr>
        <w:t xml:space="preserve"> </w:t>
      </w:r>
      <w:r w:rsidRPr="00217428">
        <w:rPr>
          <w:rFonts w:cs="B Nazanin"/>
          <w:sz w:val="28"/>
          <w:szCs w:val="28"/>
          <w:rtl/>
          <w:lang w:bidi="fa-IR"/>
        </w:rPr>
        <w:t>با وزن ها</w:t>
      </w:r>
      <w:r w:rsidRPr="00217428">
        <w:rPr>
          <w:rFonts w:cs="B Nazanin" w:hint="cs"/>
          <w:sz w:val="28"/>
          <w:szCs w:val="28"/>
          <w:rtl/>
          <w:lang w:bidi="fa-IR"/>
        </w:rPr>
        <w:t>ی</w:t>
      </w:r>
      <w:r w:rsidRPr="00217428">
        <w:rPr>
          <w:rFonts w:cs="B Nazanin"/>
          <w:sz w:val="28"/>
          <w:szCs w:val="28"/>
          <w:rtl/>
          <w:lang w:bidi="fa-IR"/>
        </w:rPr>
        <w:t xml:space="preserve"> آموخته شده به عنوان ضرا</w:t>
      </w:r>
      <w:r w:rsidRPr="00217428">
        <w:rPr>
          <w:rFonts w:cs="B Nazanin" w:hint="cs"/>
          <w:sz w:val="28"/>
          <w:szCs w:val="28"/>
          <w:rtl/>
          <w:lang w:bidi="fa-IR"/>
        </w:rPr>
        <w:t>ی</w:t>
      </w:r>
      <w:r w:rsidRPr="00217428">
        <w:rPr>
          <w:rFonts w:cs="B Nazanin" w:hint="eastAsia"/>
          <w:sz w:val="28"/>
          <w:szCs w:val="28"/>
          <w:rtl/>
          <w:lang w:bidi="fa-IR"/>
        </w:rPr>
        <w:t>ب</w:t>
      </w:r>
      <w:r w:rsidRPr="00217428">
        <w:rPr>
          <w:rFonts w:cs="B Nazanin"/>
          <w:sz w:val="28"/>
          <w:szCs w:val="28"/>
          <w:rtl/>
          <w:lang w:bidi="fa-IR"/>
        </w:rPr>
        <w:t xml:space="preserve"> ، م</w:t>
      </w:r>
      <w:r w:rsidRPr="00217428">
        <w:rPr>
          <w:rFonts w:cs="B Nazanin" w:hint="cs"/>
          <w:sz w:val="28"/>
          <w:szCs w:val="28"/>
          <w:rtl/>
          <w:lang w:bidi="fa-IR"/>
        </w:rPr>
        <w:t>ی</w:t>
      </w:r>
      <w:r w:rsidRPr="00217428">
        <w:rPr>
          <w:rFonts w:cs="B Nazanin"/>
          <w:sz w:val="28"/>
          <w:szCs w:val="28"/>
          <w:rtl/>
          <w:lang w:bidi="fa-IR"/>
        </w:rPr>
        <w:t xml:space="preserve"> توان</w:t>
      </w:r>
      <w:r w:rsidRPr="00217428">
        <w:rPr>
          <w:rFonts w:cs="B Nazanin" w:hint="cs"/>
          <w:sz w:val="28"/>
          <w:szCs w:val="28"/>
          <w:rtl/>
          <w:lang w:bidi="fa-IR"/>
        </w:rPr>
        <w:t>ی</w:t>
      </w:r>
      <w:r w:rsidRPr="00217428">
        <w:rPr>
          <w:rFonts w:cs="B Nazanin" w:hint="eastAsia"/>
          <w:sz w:val="28"/>
          <w:szCs w:val="28"/>
          <w:rtl/>
          <w:lang w:bidi="fa-IR"/>
        </w:rPr>
        <w:t>م</w:t>
      </w:r>
      <w:r w:rsidRPr="00217428">
        <w:rPr>
          <w:rFonts w:cs="B Nazanin"/>
          <w:sz w:val="28"/>
          <w:szCs w:val="28"/>
          <w:rtl/>
          <w:lang w:bidi="fa-IR"/>
        </w:rPr>
        <w:t xml:space="preserve"> ا</w:t>
      </w:r>
      <w:r w:rsidRPr="00217428">
        <w:rPr>
          <w:rFonts w:cs="B Nazanin" w:hint="cs"/>
          <w:sz w:val="28"/>
          <w:szCs w:val="28"/>
          <w:rtl/>
          <w:lang w:bidi="fa-IR"/>
        </w:rPr>
        <w:t>ی</w:t>
      </w:r>
      <w:r w:rsidRPr="00217428">
        <w:rPr>
          <w:rFonts w:cs="B Nazanin" w:hint="eastAsia"/>
          <w:sz w:val="28"/>
          <w:szCs w:val="28"/>
          <w:rtl/>
          <w:lang w:bidi="fa-IR"/>
        </w:rPr>
        <w:t>ن</w:t>
      </w:r>
      <w:r w:rsidRPr="00217428">
        <w:rPr>
          <w:rFonts w:cs="B Nazanin"/>
          <w:sz w:val="28"/>
          <w:szCs w:val="28"/>
          <w:rtl/>
          <w:lang w:bidi="fa-IR"/>
        </w:rPr>
        <w:t xml:space="preserve"> تعب</w:t>
      </w:r>
      <w:r w:rsidRPr="00217428">
        <w:rPr>
          <w:rFonts w:cs="B Nazanin" w:hint="cs"/>
          <w:sz w:val="28"/>
          <w:szCs w:val="28"/>
          <w:rtl/>
          <w:lang w:bidi="fa-IR"/>
        </w:rPr>
        <w:t>ی</w:t>
      </w:r>
      <w:r w:rsidRPr="00217428">
        <w:rPr>
          <w:rFonts w:cs="B Nazanin" w:hint="eastAsia"/>
          <w:sz w:val="28"/>
          <w:szCs w:val="28"/>
          <w:rtl/>
          <w:lang w:bidi="fa-IR"/>
        </w:rPr>
        <w:t>ه</w:t>
      </w:r>
      <w:r w:rsidR="00083A08">
        <w:rPr>
          <w:rFonts w:cs="B Nazanin" w:hint="cs"/>
          <w:sz w:val="28"/>
          <w:szCs w:val="28"/>
          <w:rtl/>
          <w:lang w:bidi="fa-IR"/>
        </w:rPr>
        <w:t>‌</w:t>
      </w:r>
      <w:r w:rsidRPr="00217428">
        <w:rPr>
          <w:rFonts w:cs="B Nazanin"/>
          <w:sz w:val="28"/>
          <w:szCs w:val="28"/>
          <w:rtl/>
          <w:lang w:bidi="fa-IR"/>
        </w:rPr>
        <w:t>ها</w:t>
      </w:r>
      <w:r w:rsidRPr="00217428">
        <w:rPr>
          <w:rFonts w:cs="B Nazanin" w:hint="cs"/>
          <w:sz w:val="28"/>
          <w:szCs w:val="28"/>
          <w:rtl/>
          <w:lang w:bidi="fa-IR"/>
        </w:rPr>
        <w:t>ی</w:t>
      </w:r>
      <w:r w:rsidRPr="00217428">
        <w:rPr>
          <w:rFonts w:cs="B Nazanin"/>
          <w:sz w:val="28"/>
          <w:szCs w:val="28"/>
          <w:rtl/>
          <w:lang w:bidi="fa-IR"/>
        </w:rPr>
        <w:t xml:space="preserve"> خاص معنا</w:t>
      </w:r>
      <w:r w:rsidRPr="00217428">
        <w:rPr>
          <w:rFonts w:cs="B Nazanin" w:hint="cs"/>
          <w:sz w:val="28"/>
          <w:szCs w:val="28"/>
          <w:rtl/>
          <w:lang w:bidi="fa-IR"/>
        </w:rPr>
        <w:t>یی</w:t>
      </w:r>
      <w:r w:rsidRPr="00217428">
        <w:rPr>
          <w:rFonts w:cs="B Nazanin"/>
          <w:sz w:val="28"/>
          <w:szCs w:val="28"/>
          <w:rtl/>
          <w:lang w:bidi="fa-IR"/>
        </w:rPr>
        <w:t xml:space="preserve"> را برا</w:t>
      </w:r>
      <w:r w:rsidRPr="00217428">
        <w:rPr>
          <w:rFonts w:cs="B Nazanin" w:hint="cs"/>
          <w:sz w:val="28"/>
          <w:szCs w:val="28"/>
          <w:rtl/>
          <w:lang w:bidi="fa-IR"/>
        </w:rPr>
        <w:t>ی</w:t>
      </w:r>
      <w:r w:rsidRPr="00217428">
        <w:rPr>
          <w:rFonts w:cs="B Nazanin"/>
          <w:sz w:val="28"/>
          <w:szCs w:val="28"/>
          <w:rtl/>
          <w:lang w:bidi="fa-IR"/>
        </w:rPr>
        <w:t xml:space="preserve"> بدست آوردن تعب</w:t>
      </w:r>
      <w:r w:rsidRPr="00217428">
        <w:rPr>
          <w:rFonts w:cs="B Nazanin" w:hint="cs"/>
          <w:sz w:val="28"/>
          <w:szCs w:val="28"/>
          <w:rtl/>
          <w:lang w:bidi="fa-IR"/>
        </w:rPr>
        <w:t>ی</w:t>
      </w:r>
      <w:r w:rsidRPr="00217428">
        <w:rPr>
          <w:rFonts w:cs="B Nazanin" w:hint="eastAsia"/>
          <w:sz w:val="28"/>
          <w:szCs w:val="28"/>
          <w:rtl/>
          <w:lang w:bidi="fa-IR"/>
        </w:rPr>
        <w:t>ه</w:t>
      </w:r>
      <w:r w:rsidRPr="00217428">
        <w:rPr>
          <w:rFonts w:cs="B Nazanin"/>
          <w:sz w:val="28"/>
          <w:szCs w:val="28"/>
          <w:rtl/>
          <w:lang w:bidi="fa-IR"/>
        </w:rPr>
        <w:t xml:space="preserve"> نها</w:t>
      </w:r>
      <w:r w:rsidRPr="00217428">
        <w:rPr>
          <w:rFonts w:cs="B Nazanin" w:hint="cs"/>
          <w:sz w:val="28"/>
          <w:szCs w:val="28"/>
          <w:rtl/>
          <w:lang w:bidi="fa-IR"/>
        </w:rPr>
        <w:t>یی</w:t>
      </w:r>
      <w:r w:rsidRPr="00217428">
        <w:rPr>
          <w:rFonts w:cs="B Nazanin"/>
          <w:sz w:val="28"/>
          <w:szCs w:val="28"/>
          <w:rtl/>
          <w:lang w:bidi="fa-IR"/>
        </w:rPr>
        <w:t xml:space="preserve"> </w:t>
      </w:r>
      <w:r w:rsidRPr="00217428">
        <w:rPr>
          <w:rFonts w:cs="B Nazanin"/>
          <w:sz w:val="28"/>
          <w:szCs w:val="28"/>
          <w:lang w:bidi="fa-IR"/>
        </w:rPr>
        <w:t>Z</w:t>
      </w:r>
      <w:r w:rsidRPr="00217428">
        <w:rPr>
          <w:rFonts w:cs="B Nazanin"/>
          <w:sz w:val="28"/>
          <w:szCs w:val="28"/>
          <w:rtl/>
          <w:lang w:bidi="fa-IR"/>
        </w:rPr>
        <w:t xml:space="preserve"> به صورت ز</w:t>
      </w:r>
      <w:r w:rsidRPr="00217428">
        <w:rPr>
          <w:rFonts w:cs="B Nazanin" w:hint="cs"/>
          <w:sz w:val="28"/>
          <w:szCs w:val="28"/>
          <w:rtl/>
          <w:lang w:bidi="fa-IR"/>
        </w:rPr>
        <w:t>ی</w:t>
      </w:r>
      <w:r w:rsidRPr="00217428">
        <w:rPr>
          <w:rFonts w:cs="B Nazanin" w:hint="eastAsia"/>
          <w:sz w:val="28"/>
          <w:szCs w:val="28"/>
          <w:rtl/>
          <w:lang w:bidi="fa-IR"/>
        </w:rPr>
        <w:t>ر</w:t>
      </w:r>
      <w:r w:rsidRPr="00217428">
        <w:rPr>
          <w:rFonts w:cs="B Nazanin"/>
          <w:sz w:val="28"/>
          <w:szCs w:val="28"/>
          <w:rtl/>
          <w:lang w:bidi="fa-IR"/>
        </w:rPr>
        <w:t xml:space="preserve"> </w:t>
      </w:r>
      <w:r>
        <w:rPr>
          <w:rFonts w:cs="B Nazanin" w:hint="cs"/>
          <w:sz w:val="28"/>
          <w:szCs w:val="28"/>
          <w:rtl/>
          <w:lang w:bidi="fa-IR"/>
        </w:rPr>
        <w:t>ادغام</w:t>
      </w:r>
      <w:r w:rsidRPr="00217428">
        <w:rPr>
          <w:rFonts w:cs="B Nazanin"/>
          <w:sz w:val="28"/>
          <w:szCs w:val="28"/>
          <w:rtl/>
          <w:lang w:bidi="fa-IR"/>
        </w:rPr>
        <w:t xml:space="preserve"> کن</w:t>
      </w:r>
      <w:r w:rsidRPr="00217428">
        <w:rPr>
          <w:rFonts w:cs="B Nazanin" w:hint="cs"/>
          <w:sz w:val="28"/>
          <w:szCs w:val="28"/>
          <w:rtl/>
          <w:lang w:bidi="fa-IR"/>
        </w:rPr>
        <w:t>ی</w:t>
      </w:r>
      <w:r w:rsidRPr="00217428">
        <w:rPr>
          <w:rFonts w:cs="B Nazanin" w:hint="eastAsia"/>
          <w:sz w:val="28"/>
          <w:szCs w:val="28"/>
          <w:rtl/>
          <w:lang w:bidi="fa-IR"/>
        </w:rPr>
        <w:t>م</w:t>
      </w:r>
      <w:r w:rsidRPr="00217428">
        <w:rPr>
          <w:rFonts w:cs="B Nazanin"/>
          <w:sz w:val="28"/>
          <w:szCs w:val="28"/>
          <w:rtl/>
          <w:lang w:bidi="fa-IR"/>
        </w:rPr>
        <w:t>:</w:t>
      </w:r>
    </w:p>
    <w:p w14:paraId="3E4322A8" w14:textId="5F9FE98B" w:rsidR="00083A08" w:rsidRDefault="00083A08" w:rsidP="005E33D4">
      <w:pPr>
        <w:jc w:val="center"/>
        <w:rPr>
          <w:rFonts w:cs="B Nazanin"/>
          <w:sz w:val="28"/>
          <w:szCs w:val="28"/>
          <w:rtl/>
          <w:lang w:bidi="fa-IR"/>
        </w:rPr>
      </w:pPr>
      <w:r w:rsidRPr="005E5518">
        <w:rPr>
          <w:rFonts w:cs="B Nazanin"/>
          <w:noProof/>
          <w:sz w:val="28"/>
          <w:szCs w:val="28"/>
          <w:lang w:bidi="fa-IR"/>
        </w:rPr>
        <w:drawing>
          <wp:inline distT="0" distB="0" distL="0" distR="0" wp14:anchorId="1769B80F" wp14:editId="4DC6D32B">
            <wp:extent cx="2762636" cy="60015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2636" cy="600159"/>
                    </a:xfrm>
                    <a:prstGeom prst="rect">
                      <a:avLst/>
                    </a:prstGeom>
                  </pic:spPr>
                </pic:pic>
              </a:graphicData>
            </a:graphic>
          </wp:inline>
        </w:drawing>
      </w:r>
    </w:p>
    <w:p w14:paraId="5DA5B496" w14:textId="4FA8D4BA" w:rsidR="00083A08" w:rsidRDefault="00083A08" w:rsidP="00B4535B">
      <w:pPr>
        <w:bidi/>
        <w:jc w:val="both"/>
        <w:rPr>
          <w:rFonts w:cs="B Nazanin"/>
          <w:sz w:val="28"/>
          <w:szCs w:val="28"/>
          <w:rtl/>
          <w:lang w:bidi="fa-IR"/>
        </w:rPr>
      </w:pPr>
      <w:r w:rsidRPr="00DE5C88">
        <w:rPr>
          <w:rFonts w:cs="B Nazanin"/>
          <w:sz w:val="28"/>
          <w:szCs w:val="28"/>
          <w:rtl/>
          <w:lang w:bidi="fa-IR"/>
        </w:rPr>
        <w:t>برا</w:t>
      </w:r>
      <w:r w:rsidRPr="00DE5C88">
        <w:rPr>
          <w:rFonts w:cs="B Nazanin" w:hint="cs"/>
          <w:sz w:val="28"/>
          <w:szCs w:val="28"/>
          <w:rtl/>
          <w:lang w:bidi="fa-IR"/>
        </w:rPr>
        <w:t>ی</w:t>
      </w:r>
      <w:r w:rsidRPr="00DE5C88">
        <w:rPr>
          <w:rFonts w:cs="B Nazanin"/>
          <w:sz w:val="28"/>
          <w:szCs w:val="28"/>
          <w:rtl/>
          <w:lang w:bidi="fa-IR"/>
        </w:rPr>
        <w:t xml:space="preserve"> درک بهتر روند </w:t>
      </w:r>
      <w:r>
        <w:rPr>
          <w:rFonts w:cs="B Nazanin" w:hint="cs"/>
          <w:sz w:val="28"/>
          <w:szCs w:val="28"/>
          <w:rtl/>
          <w:lang w:bidi="fa-IR"/>
        </w:rPr>
        <w:t>جمع در</w:t>
      </w:r>
      <w:r w:rsidRPr="00DE5C88">
        <w:rPr>
          <w:rFonts w:cs="B Nazanin"/>
          <w:sz w:val="28"/>
          <w:szCs w:val="28"/>
          <w:rtl/>
          <w:lang w:bidi="fa-IR"/>
        </w:rPr>
        <w:t xml:space="preserve"> سطح معنا</w:t>
      </w:r>
      <w:r w:rsidRPr="00DE5C88">
        <w:rPr>
          <w:rFonts w:cs="B Nazanin" w:hint="cs"/>
          <w:sz w:val="28"/>
          <w:szCs w:val="28"/>
          <w:rtl/>
          <w:lang w:bidi="fa-IR"/>
        </w:rPr>
        <w:t>یی</w:t>
      </w:r>
      <w:r w:rsidRPr="00DE5C88">
        <w:rPr>
          <w:rFonts w:cs="B Nazanin"/>
          <w:sz w:val="28"/>
          <w:szCs w:val="28"/>
          <w:rtl/>
          <w:lang w:bidi="fa-IR"/>
        </w:rPr>
        <w:t xml:space="preserve"> ، ما همچن</w:t>
      </w:r>
      <w:r w:rsidRPr="00DE5C88">
        <w:rPr>
          <w:rFonts w:cs="B Nazanin" w:hint="cs"/>
          <w:sz w:val="28"/>
          <w:szCs w:val="28"/>
          <w:rtl/>
          <w:lang w:bidi="fa-IR"/>
        </w:rPr>
        <w:t>ی</w:t>
      </w:r>
      <w:r w:rsidRPr="00DE5C88">
        <w:rPr>
          <w:rFonts w:cs="B Nazanin" w:hint="eastAsia"/>
          <w:sz w:val="28"/>
          <w:szCs w:val="28"/>
          <w:rtl/>
          <w:lang w:bidi="fa-IR"/>
        </w:rPr>
        <w:t>ن</w:t>
      </w:r>
      <w:r w:rsidRPr="00DE5C88">
        <w:rPr>
          <w:rFonts w:cs="B Nazanin"/>
          <w:sz w:val="28"/>
          <w:szCs w:val="28"/>
          <w:rtl/>
          <w:lang w:bidi="fa-IR"/>
        </w:rPr>
        <w:t xml:space="preserve"> توض</w:t>
      </w:r>
      <w:r w:rsidRPr="00DE5C88">
        <w:rPr>
          <w:rFonts w:cs="B Nazanin" w:hint="cs"/>
          <w:sz w:val="28"/>
          <w:szCs w:val="28"/>
          <w:rtl/>
          <w:lang w:bidi="fa-IR"/>
        </w:rPr>
        <w:t>ی</w:t>
      </w:r>
      <w:r w:rsidRPr="00DE5C88">
        <w:rPr>
          <w:rFonts w:cs="B Nazanin" w:hint="eastAsia"/>
          <w:sz w:val="28"/>
          <w:szCs w:val="28"/>
          <w:rtl/>
          <w:lang w:bidi="fa-IR"/>
        </w:rPr>
        <w:t>ح</w:t>
      </w:r>
      <w:r w:rsidRPr="00DE5C88">
        <w:rPr>
          <w:rFonts w:cs="B Nazanin"/>
          <w:sz w:val="28"/>
          <w:szCs w:val="28"/>
          <w:rtl/>
          <w:lang w:bidi="fa-IR"/>
        </w:rPr>
        <w:t xml:space="preserve"> مختصر</w:t>
      </w:r>
      <w:r w:rsidRPr="00DE5C88">
        <w:rPr>
          <w:rFonts w:cs="B Nazanin" w:hint="cs"/>
          <w:sz w:val="28"/>
          <w:szCs w:val="28"/>
          <w:rtl/>
          <w:lang w:bidi="fa-IR"/>
        </w:rPr>
        <w:t>ی</w:t>
      </w:r>
      <w:r w:rsidRPr="00DE5C88">
        <w:rPr>
          <w:rFonts w:cs="B Nazanin"/>
          <w:sz w:val="28"/>
          <w:szCs w:val="28"/>
          <w:rtl/>
          <w:lang w:bidi="fa-IR"/>
        </w:rPr>
        <w:t xml:space="preserve"> در شکل </w:t>
      </w:r>
      <w:r w:rsidR="005C13BA">
        <w:rPr>
          <w:rFonts w:cs="B Nazanin" w:hint="cs"/>
          <w:sz w:val="28"/>
          <w:szCs w:val="28"/>
          <w:rtl/>
          <w:lang w:bidi="fa-IR"/>
        </w:rPr>
        <w:t>2.3</w:t>
      </w:r>
      <w:r w:rsidRPr="00DE5C88">
        <w:rPr>
          <w:rFonts w:cs="B Nazanin"/>
          <w:sz w:val="28"/>
          <w:szCs w:val="28"/>
          <w:rtl/>
          <w:lang w:bidi="fa-IR"/>
        </w:rPr>
        <w:t xml:space="preserve"> (</w:t>
      </w:r>
      <w:r>
        <w:rPr>
          <w:rFonts w:cs="B Nazanin"/>
          <w:sz w:val="28"/>
          <w:szCs w:val="28"/>
          <w:lang w:bidi="fa-IR"/>
        </w:rPr>
        <w:t>b</w:t>
      </w:r>
      <w:r w:rsidRPr="00DE5C88">
        <w:rPr>
          <w:rFonts w:cs="B Nazanin"/>
          <w:sz w:val="28"/>
          <w:szCs w:val="28"/>
          <w:rtl/>
          <w:lang w:bidi="fa-IR"/>
        </w:rPr>
        <w:t>) ارائه م</w:t>
      </w:r>
      <w:r w:rsidRPr="00DE5C88">
        <w:rPr>
          <w:rFonts w:cs="B Nazanin" w:hint="cs"/>
          <w:sz w:val="28"/>
          <w:szCs w:val="28"/>
          <w:rtl/>
          <w:lang w:bidi="fa-IR"/>
        </w:rPr>
        <w:t>ی</w:t>
      </w:r>
      <w:r w:rsidRPr="00DE5C88">
        <w:rPr>
          <w:rFonts w:cs="B Nazanin"/>
          <w:sz w:val="28"/>
          <w:szCs w:val="28"/>
          <w:rtl/>
          <w:lang w:bidi="fa-IR"/>
        </w:rPr>
        <w:t xml:space="preserve"> ده</w:t>
      </w:r>
      <w:r w:rsidRPr="00DE5C88">
        <w:rPr>
          <w:rFonts w:cs="B Nazanin" w:hint="cs"/>
          <w:sz w:val="28"/>
          <w:szCs w:val="28"/>
          <w:rtl/>
          <w:lang w:bidi="fa-IR"/>
        </w:rPr>
        <w:t>ی</w:t>
      </w:r>
      <w:r w:rsidRPr="00DE5C88">
        <w:rPr>
          <w:rFonts w:cs="B Nazanin" w:hint="eastAsia"/>
          <w:sz w:val="28"/>
          <w:szCs w:val="28"/>
          <w:rtl/>
          <w:lang w:bidi="fa-IR"/>
        </w:rPr>
        <w:t>م</w:t>
      </w:r>
      <w:r w:rsidRPr="00DE5C88">
        <w:rPr>
          <w:rFonts w:cs="B Nazanin"/>
          <w:sz w:val="28"/>
          <w:szCs w:val="28"/>
          <w:rtl/>
          <w:lang w:bidi="fa-IR"/>
        </w:rPr>
        <w:t>.</w:t>
      </w:r>
      <w:r>
        <w:rPr>
          <w:rFonts w:cs="B Nazanin" w:hint="cs"/>
          <w:sz w:val="28"/>
          <w:szCs w:val="28"/>
          <w:rtl/>
          <w:lang w:bidi="fa-IR"/>
        </w:rPr>
        <w:t xml:space="preserve"> تعبیه</w:t>
      </w:r>
      <w:r w:rsidRPr="00DE5C88">
        <w:rPr>
          <w:rFonts w:cs="B Nazanin"/>
          <w:sz w:val="28"/>
          <w:szCs w:val="28"/>
          <w:rtl/>
          <w:lang w:bidi="fa-IR"/>
        </w:rPr>
        <w:t xml:space="preserve"> نها</w:t>
      </w:r>
      <w:r w:rsidRPr="00DE5C88">
        <w:rPr>
          <w:rFonts w:cs="B Nazanin" w:hint="cs"/>
          <w:sz w:val="28"/>
          <w:szCs w:val="28"/>
          <w:rtl/>
          <w:lang w:bidi="fa-IR"/>
        </w:rPr>
        <w:t>یی</w:t>
      </w:r>
      <w:r w:rsidRPr="00DE5C88">
        <w:rPr>
          <w:rFonts w:cs="B Nazanin"/>
          <w:sz w:val="28"/>
          <w:szCs w:val="28"/>
          <w:rtl/>
          <w:lang w:bidi="fa-IR"/>
        </w:rPr>
        <w:t xml:space="preserve"> توسط جمع تمام </w:t>
      </w:r>
      <w:r>
        <w:rPr>
          <w:rFonts w:cs="B Nazanin" w:hint="cs"/>
          <w:sz w:val="28"/>
          <w:szCs w:val="28"/>
          <w:rtl/>
          <w:lang w:bidi="fa-IR"/>
        </w:rPr>
        <w:t>تعبیه‌</w:t>
      </w:r>
      <w:r w:rsidRPr="00DE5C88">
        <w:rPr>
          <w:rFonts w:cs="B Nazanin"/>
          <w:sz w:val="28"/>
          <w:szCs w:val="28"/>
          <w:rtl/>
          <w:lang w:bidi="fa-IR"/>
        </w:rPr>
        <w:t>ها</w:t>
      </w:r>
      <w:r w:rsidRPr="00DE5C88">
        <w:rPr>
          <w:rFonts w:cs="B Nazanin" w:hint="cs"/>
          <w:sz w:val="28"/>
          <w:szCs w:val="28"/>
          <w:rtl/>
          <w:lang w:bidi="fa-IR"/>
        </w:rPr>
        <w:t>ی</w:t>
      </w:r>
      <w:r w:rsidRPr="00DE5C88">
        <w:rPr>
          <w:rFonts w:cs="B Nazanin"/>
          <w:sz w:val="28"/>
          <w:szCs w:val="28"/>
          <w:rtl/>
          <w:lang w:bidi="fa-IR"/>
        </w:rPr>
        <w:t xml:space="preserve"> خاص معنا</w:t>
      </w:r>
      <w:r w:rsidRPr="00DE5C88">
        <w:rPr>
          <w:rFonts w:cs="B Nazanin" w:hint="cs"/>
          <w:sz w:val="28"/>
          <w:szCs w:val="28"/>
          <w:rtl/>
          <w:lang w:bidi="fa-IR"/>
        </w:rPr>
        <w:t>یی</w:t>
      </w:r>
      <w:r w:rsidRPr="00DE5C88">
        <w:rPr>
          <w:rFonts w:cs="B Nazanin"/>
          <w:sz w:val="28"/>
          <w:szCs w:val="28"/>
          <w:rtl/>
          <w:lang w:bidi="fa-IR"/>
        </w:rPr>
        <w:t xml:space="preserve"> م</w:t>
      </w:r>
      <w:r w:rsidRPr="00DE5C88">
        <w:rPr>
          <w:rFonts w:cs="B Nazanin" w:hint="cs"/>
          <w:sz w:val="28"/>
          <w:szCs w:val="28"/>
          <w:rtl/>
          <w:lang w:bidi="fa-IR"/>
        </w:rPr>
        <w:t>ی</w:t>
      </w:r>
      <w:r w:rsidRPr="00DE5C88">
        <w:rPr>
          <w:rFonts w:cs="B Nazanin"/>
          <w:sz w:val="28"/>
          <w:szCs w:val="28"/>
          <w:rtl/>
          <w:lang w:bidi="fa-IR"/>
        </w:rPr>
        <w:t xml:space="preserve"> شود.</w:t>
      </w:r>
      <w:r>
        <w:rPr>
          <w:rFonts w:cs="B Nazanin" w:hint="cs"/>
          <w:sz w:val="28"/>
          <w:szCs w:val="28"/>
          <w:rtl/>
          <w:lang w:bidi="fa-IR"/>
        </w:rPr>
        <w:t xml:space="preserve"> </w:t>
      </w:r>
      <w:r w:rsidRPr="00DE5C88">
        <w:rPr>
          <w:rFonts w:cs="B Nazanin"/>
          <w:sz w:val="28"/>
          <w:szCs w:val="28"/>
          <w:rtl/>
          <w:lang w:bidi="fa-IR"/>
        </w:rPr>
        <w:t>سپس م</w:t>
      </w:r>
      <w:r w:rsidRPr="00DE5C88">
        <w:rPr>
          <w:rFonts w:cs="B Nazanin" w:hint="cs"/>
          <w:sz w:val="28"/>
          <w:szCs w:val="28"/>
          <w:rtl/>
          <w:lang w:bidi="fa-IR"/>
        </w:rPr>
        <w:t>ی</w:t>
      </w:r>
      <w:r>
        <w:rPr>
          <w:rFonts w:cs="B Nazanin" w:hint="cs"/>
          <w:sz w:val="28"/>
          <w:szCs w:val="28"/>
          <w:rtl/>
          <w:lang w:bidi="fa-IR"/>
        </w:rPr>
        <w:t>‌</w:t>
      </w:r>
      <w:r w:rsidRPr="00DE5C88">
        <w:rPr>
          <w:rFonts w:cs="B Nazanin"/>
          <w:sz w:val="28"/>
          <w:szCs w:val="28"/>
          <w:rtl/>
          <w:lang w:bidi="fa-IR"/>
        </w:rPr>
        <w:t>توان</w:t>
      </w:r>
      <w:r w:rsidRPr="00DE5C88">
        <w:rPr>
          <w:rFonts w:cs="B Nazanin" w:hint="cs"/>
          <w:sz w:val="28"/>
          <w:szCs w:val="28"/>
          <w:rtl/>
          <w:lang w:bidi="fa-IR"/>
        </w:rPr>
        <w:t>ی</w:t>
      </w:r>
      <w:r w:rsidRPr="00DE5C88">
        <w:rPr>
          <w:rFonts w:cs="B Nazanin" w:hint="eastAsia"/>
          <w:sz w:val="28"/>
          <w:szCs w:val="28"/>
          <w:rtl/>
          <w:lang w:bidi="fa-IR"/>
        </w:rPr>
        <w:t>م</w:t>
      </w:r>
      <w:r w:rsidRPr="00DE5C88">
        <w:rPr>
          <w:rFonts w:cs="B Nazanin"/>
          <w:sz w:val="28"/>
          <w:szCs w:val="28"/>
          <w:rtl/>
          <w:lang w:bidi="fa-IR"/>
        </w:rPr>
        <w:t xml:space="preserve"> تعب</w:t>
      </w:r>
      <w:r w:rsidRPr="00DE5C88">
        <w:rPr>
          <w:rFonts w:cs="B Nazanin" w:hint="cs"/>
          <w:sz w:val="28"/>
          <w:szCs w:val="28"/>
          <w:rtl/>
          <w:lang w:bidi="fa-IR"/>
        </w:rPr>
        <w:t>ی</w:t>
      </w:r>
      <w:r w:rsidRPr="00DE5C88">
        <w:rPr>
          <w:rFonts w:cs="B Nazanin" w:hint="eastAsia"/>
          <w:sz w:val="28"/>
          <w:szCs w:val="28"/>
          <w:rtl/>
          <w:lang w:bidi="fa-IR"/>
        </w:rPr>
        <w:t>ه</w:t>
      </w:r>
      <w:r w:rsidRPr="00DE5C88">
        <w:rPr>
          <w:rFonts w:cs="B Nazanin"/>
          <w:sz w:val="28"/>
          <w:szCs w:val="28"/>
          <w:rtl/>
          <w:lang w:bidi="fa-IR"/>
        </w:rPr>
        <w:t xml:space="preserve"> نها</w:t>
      </w:r>
      <w:r w:rsidRPr="00DE5C88">
        <w:rPr>
          <w:rFonts w:cs="B Nazanin" w:hint="cs"/>
          <w:sz w:val="28"/>
          <w:szCs w:val="28"/>
          <w:rtl/>
          <w:lang w:bidi="fa-IR"/>
        </w:rPr>
        <w:t>یی</w:t>
      </w:r>
      <w:r w:rsidRPr="00DE5C88">
        <w:rPr>
          <w:rFonts w:cs="B Nazanin"/>
          <w:sz w:val="28"/>
          <w:szCs w:val="28"/>
          <w:rtl/>
          <w:lang w:bidi="fa-IR"/>
        </w:rPr>
        <w:t xml:space="preserve"> را برا</w:t>
      </w:r>
      <w:r w:rsidRPr="00DE5C88">
        <w:rPr>
          <w:rFonts w:cs="B Nazanin" w:hint="cs"/>
          <w:sz w:val="28"/>
          <w:szCs w:val="28"/>
          <w:rtl/>
          <w:lang w:bidi="fa-IR"/>
        </w:rPr>
        <w:t>ی</w:t>
      </w:r>
      <w:r w:rsidRPr="00DE5C88">
        <w:rPr>
          <w:rFonts w:cs="B Nazanin"/>
          <w:sz w:val="28"/>
          <w:szCs w:val="28"/>
          <w:rtl/>
          <w:lang w:bidi="fa-IR"/>
        </w:rPr>
        <w:t xml:space="preserve"> کارها</w:t>
      </w:r>
      <w:r w:rsidRPr="00DE5C88">
        <w:rPr>
          <w:rFonts w:cs="B Nazanin" w:hint="cs"/>
          <w:sz w:val="28"/>
          <w:szCs w:val="28"/>
          <w:rtl/>
          <w:lang w:bidi="fa-IR"/>
        </w:rPr>
        <w:t>ی</w:t>
      </w:r>
      <w:r w:rsidRPr="00DE5C88">
        <w:rPr>
          <w:rFonts w:cs="B Nazanin"/>
          <w:sz w:val="28"/>
          <w:szCs w:val="28"/>
          <w:rtl/>
          <w:lang w:bidi="fa-IR"/>
        </w:rPr>
        <w:t xml:space="preserve"> خاص اعمال کن</w:t>
      </w:r>
      <w:r w:rsidRPr="00DE5C88">
        <w:rPr>
          <w:rFonts w:cs="B Nazanin" w:hint="cs"/>
          <w:sz w:val="28"/>
          <w:szCs w:val="28"/>
          <w:rtl/>
          <w:lang w:bidi="fa-IR"/>
        </w:rPr>
        <w:t>ی</w:t>
      </w:r>
      <w:r w:rsidRPr="00DE5C88">
        <w:rPr>
          <w:rFonts w:cs="B Nazanin" w:hint="eastAsia"/>
          <w:sz w:val="28"/>
          <w:szCs w:val="28"/>
          <w:rtl/>
          <w:lang w:bidi="fa-IR"/>
        </w:rPr>
        <w:t>م</w:t>
      </w:r>
      <w:r w:rsidRPr="00DE5C88">
        <w:rPr>
          <w:rFonts w:cs="B Nazanin"/>
          <w:sz w:val="28"/>
          <w:szCs w:val="28"/>
          <w:rtl/>
          <w:lang w:bidi="fa-IR"/>
        </w:rPr>
        <w:t xml:space="preserve"> و </w:t>
      </w:r>
      <w:r>
        <w:rPr>
          <w:rFonts w:cs="B Nazanin" w:hint="cs"/>
          <w:sz w:val="28"/>
          <w:szCs w:val="28"/>
          <w:rtl/>
          <w:lang w:bidi="fa-IR"/>
        </w:rPr>
        <w:t>توابع</w:t>
      </w:r>
      <w:r w:rsidRPr="00DE5C88">
        <w:rPr>
          <w:rFonts w:cs="B Nazanin"/>
          <w:sz w:val="28"/>
          <w:szCs w:val="28"/>
          <w:rtl/>
          <w:lang w:bidi="fa-IR"/>
        </w:rPr>
        <w:t xml:space="preserve"> ضرر</w:t>
      </w:r>
      <w:r>
        <w:rPr>
          <w:rFonts w:cs="B Nazanin" w:hint="cs"/>
          <w:sz w:val="28"/>
          <w:szCs w:val="28"/>
          <w:rtl/>
          <w:lang w:bidi="fa-IR"/>
        </w:rPr>
        <w:t xml:space="preserve"> </w:t>
      </w:r>
      <w:r w:rsidRPr="00DE5C88">
        <w:rPr>
          <w:rFonts w:cs="B Nazanin"/>
          <w:sz w:val="28"/>
          <w:szCs w:val="28"/>
          <w:rtl/>
          <w:lang w:bidi="fa-IR"/>
        </w:rPr>
        <w:t>مختلف</w:t>
      </w:r>
      <w:r>
        <w:rPr>
          <w:rFonts w:cs="B Nazanin" w:hint="cs"/>
          <w:sz w:val="28"/>
          <w:szCs w:val="28"/>
          <w:rtl/>
          <w:lang w:bidi="fa-IR"/>
        </w:rPr>
        <w:t>ی</w:t>
      </w:r>
      <w:r w:rsidRPr="00DE5C88">
        <w:rPr>
          <w:rFonts w:cs="B Nazanin"/>
          <w:sz w:val="28"/>
          <w:szCs w:val="28"/>
          <w:rtl/>
          <w:lang w:bidi="fa-IR"/>
        </w:rPr>
        <w:t xml:space="preserve"> را طراح</w:t>
      </w:r>
      <w:r w:rsidRPr="00DE5C88">
        <w:rPr>
          <w:rFonts w:cs="B Nazanin" w:hint="cs"/>
          <w:sz w:val="28"/>
          <w:szCs w:val="28"/>
          <w:rtl/>
          <w:lang w:bidi="fa-IR"/>
        </w:rPr>
        <w:t>ی</w:t>
      </w:r>
      <w:r w:rsidRPr="00DE5C88">
        <w:rPr>
          <w:rFonts w:cs="B Nazanin"/>
          <w:sz w:val="28"/>
          <w:szCs w:val="28"/>
          <w:rtl/>
          <w:lang w:bidi="fa-IR"/>
        </w:rPr>
        <w:t xml:space="preserve"> کن</w:t>
      </w:r>
      <w:r w:rsidRPr="00DE5C88">
        <w:rPr>
          <w:rFonts w:cs="B Nazanin" w:hint="cs"/>
          <w:sz w:val="28"/>
          <w:szCs w:val="28"/>
          <w:rtl/>
          <w:lang w:bidi="fa-IR"/>
        </w:rPr>
        <w:t>ی</w:t>
      </w:r>
      <w:r w:rsidRPr="00DE5C88">
        <w:rPr>
          <w:rFonts w:cs="B Nazanin" w:hint="eastAsia"/>
          <w:sz w:val="28"/>
          <w:szCs w:val="28"/>
          <w:rtl/>
          <w:lang w:bidi="fa-IR"/>
        </w:rPr>
        <w:t>م</w:t>
      </w:r>
      <w:r w:rsidRPr="00DE5C88">
        <w:rPr>
          <w:rFonts w:cs="B Nazanin"/>
          <w:sz w:val="28"/>
          <w:szCs w:val="28"/>
          <w:rtl/>
          <w:lang w:bidi="fa-IR"/>
        </w:rPr>
        <w:t>.</w:t>
      </w:r>
      <w:r>
        <w:rPr>
          <w:rFonts w:cs="B Nazanin" w:hint="cs"/>
          <w:sz w:val="28"/>
          <w:szCs w:val="28"/>
          <w:rtl/>
          <w:lang w:bidi="fa-IR"/>
        </w:rPr>
        <w:t xml:space="preserve"> </w:t>
      </w:r>
      <w:r w:rsidRPr="005E5518">
        <w:rPr>
          <w:rFonts w:cs="B Nazanin"/>
          <w:sz w:val="28"/>
          <w:szCs w:val="28"/>
          <w:rtl/>
          <w:lang w:bidi="fa-IR"/>
        </w:rPr>
        <w:t>برا</w:t>
      </w:r>
      <w:r w:rsidRPr="005E5518">
        <w:rPr>
          <w:rFonts w:cs="B Nazanin" w:hint="cs"/>
          <w:sz w:val="28"/>
          <w:szCs w:val="28"/>
          <w:rtl/>
          <w:lang w:bidi="fa-IR"/>
        </w:rPr>
        <w:t>ی</w:t>
      </w:r>
      <w:r w:rsidRPr="005E5518">
        <w:rPr>
          <w:rFonts w:cs="B Nazanin"/>
          <w:sz w:val="28"/>
          <w:szCs w:val="28"/>
          <w:rtl/>
          <w:lang w:bidi="fa-IR"/>
        </w:rPr>
        <w:t xml:space="preserve"> طبقه بند</w:t>
      </w:r>
      <w:r w:rsidRPr="005E5518">
        <w:rPr>
          <w:rFonts w:cs="B Nazanin" w:hint="cs"/>
          <w:sz w:val="28"/>
          <w:szCs w:val="28"/>
          <w:rtl/>
          <w:lang w:bidi="fa-IR"/>
        </w:rPr>
        <w:t>ی</w:t>
      </w:r>
      <w:r w:rsidRPr="005E5518">
        <w:rPr>
          <w:rFonts w:cs="B Nazanin"/>
          <w:sz w:val="28"/>
          <w:szCs w:val="28"/>
          <w:rtl/>
          <w:lang w:bidi="fa-IR"/>
        </w:rPr>
        <w:t xml:space="preserve"> </w:t>
      </w:r>
      <w:r>
        <w:rPr>
          <w:rFonts w:cs="B Nazanin" w:hint="cs"/>
          <w:sz w:val="28"/>
          <w:szCs w:val="28"/>
          <w:rtl/>
          <w:lang w:bidi="fa-IR"/>
        </w:rPr>
        <w:t>گره</w:t>
      </w:r>
      <w:r w:rsidRPr="005E5518">
        <w:rPr>
          <w:rFonts w:cs="B Nazanin"/>
          <w:sz w:val="28"/>
          <w:szCs w:val="28"/>
          <w:rtl/>
          <w:lang w:bidi="fa-IR"/>
        </w:rPr>
        <w:t xml:space="preserve"> ن</w:t>
      </w:r>
      <w:r w:rsidRPr="005E5518">
        <w:rPr>
          <w:rFonts w:cs="B Nazanin" w:hint="cs"/>
          <w:sz w:val="28"/>
          <w:szCs w:val="28"/>
          <w:rtl/>
          <w:lang w:bidi="fa-IR"/>
        </w:rPr>
        <w:t>ی</w:t>
      </w:r>
      <w:r w:rsidRPr="005E5518">
        <w:rPr>
          <w:rFonts w:cs="B Nazanin" w:hint="eastAsia"/>
          <w:sz w:val="28"/>
          <w:szCs w:val="28"/>
          <w:rtl/>
          <w:lang w:bidi="fa-IR"/>
        </w:rPr>
        <w:t>مه</w:t>
      </w:r>
      <w:r w:rsidRPr="005E5518">
        <w:rPr>
          <w:rFonts w:cs="B Nazanin"/>
          <w:sz w:val="28"/>
          <w:szCs w:val="28"/>
          <w:rtl/>
          <w:lang w:bidi="fa-IR"/>
        </w:rPr>
        <w:t xml:space="preserve"> نظارت شده ، ما م</w:t>
      </w:r>
      <w:r w:rsidRPr="005E5518">
        <w:rPr>
          <w:rFonts w:cs="B Nazanin" w:hint="cs"/>
          <w:sz w:val="28"/>
          <w:szCs w:val="28"/>
          <w:rtl/>
          <w:lang w:bidi="fa-IR"/>
        </w:rPr>
        <w:t>ی</w:t>
      </w:r>
      <w:r w:rsidRPr="005E5518">
        <w:rPr>
          <w:rFonts w:cs="B Nazanin"/>
          <w:sz w:val="28"/>
          <w:szCs w:val="28"/>
          <w:rtl/>
          <w:lang w:bidi="fa-IR"/>
        </w:rPr>
        <w:t xml:space="preserve"> توان</w:t>
      </w:r>
      <w:r w:rsidRPr="005E5518">
        <w:rPr>
          <w:rFonts w:cs="B Nazanin" w:hint="cs"/>
          <w:sz w:val="28"/>
          <w:szCs w:val="28"/>
          <w:rtl/>
          <w:lang w:bidi="fa-IR"/>
        </w:rPr>
        <w:t>ی</w:t>
      </w:r>
      <w:r w:rsidRPr="005E5518">
        <w:rPr>
          <w:rFonts w:cs="B Nazanin" w:hint="eastAsia"/>
          <w:sz w:val="28"/>
          <w:szCs w:val="28"/>
          <w:rtl/>
          <w:lang w:bidi="fa-IR"/>
        </w:rPr>
        <w:t>م</w:t>
      </w:r>
      <w:r w:rsidRPr="005E5518">
        <w:rPr>
          <w:rFonts w:cs="B Nazanin"/>
          <w:sz w:val="28"/>
          <w:szCs w:val="28"/>
          <w:rtl/>
          <w:lang w:bidi="fa-IR"/>
        </w:rPr>
        <w:t xml:space="preserve"> </w:t>
      </w:r>
      <w:r w:rsidRPr="005E5518">
        <w:rPr>
          <w:rFonts w:cs="B Nazanin"/>
          <w:sz w:val="28"/>
          <w:szCs w:val="28"/>
          <w:lang w:bidi="fa-IR"/>
        </w:rPr>
        <w:t>Cross-Entropy</w:t>
      </w:r>
      <w:r w:rsidRPr="005E5518">
        <w:rPr>
          <w:rFonts w:cs="B Nazanin"/>
          <w:sz w:val="28"/>
          <w:szCs w:val="28"/>
          <w:rtl/>
          <w:lang w:bidi="fa-IR"/>
        </w:rPr>
        <w:t xml:space="preserve"> را رو</w:t>
      </w:r>
      <w:r w:rsidRPr="005E5518">
        <w:rPr>
          <w:rFonts w:cs="B Nazanin" w:hint="cs"/>
          <w:sz w:val="28"/>
          <w:szCs w:val="28"/>
          <w:rtl/>
          <w:lang w:bidi="fa-IR"/>
        </w:rPr>
        <w:t>ی</w:t>
      </w:r>
      <w:r w:rsidRPr="005E5518">
        <w:rPr>
          <w:rFonts w:cs="B Nazanin"/>
          <w:sz w:val="28"/>
          <w:szCs w:val="28"/>
          <w:rtl/>
          <w:lang w:bidi="fa-IR"/>
        </w:rPr>
        <w:t xml:space="preserve"> تمام </w:t>
      </w:r>
      <w:r>
        <w:rPr>
          <w:rFonts w:cs="B Nazanin" w:hint="cs"/>
          <w:sz w:val="28"/>
          <w:szCs w:val="28"/>
          <w:rtl/>
          <w:lang w:bidi="fa-IR"/>
        </w:rPr>
        <w:t>گره‌های</w:t>
      </w:r>
      <w:r w:rsidRPr="005E5518">
        <w:rPr>
          <w:rFonts w:cs="B Nazanin"/>
          <w:sz w:val="28"/>
          <w:szCs w:val="28"/>
          <w:rtl/>
          <w:lang w:bidi="fa-IR"/>
        </w:rPr>
        <w:t xml:space="preserve"> برچسب خورده ب</w:t>
      </w:r>
      <w:r w:rsidRPr="005E5518">
        <w:rPr>
          <w:rFonts w:cs="B Nazanin" w:hint="cs"/>
          <w:sz w:val="28"/>
          <w:szCs w:val="28"/>
          <w:rtl/>
          <w:lang w:bidi="fa-IR"/>
        </w:rPr>
        <w:t>ی</w:t>
      </w:r>
      <w:r w:rsidRPr="005E5518">
        <w:rPr>
          <w:rFonts w:cs="B Nazanin" w:hint="eastAsia"/>
          <w:sz w:val="28"/>
          <w:szCs w:val="28"/>
          <w:rtl/>
          <w:lang w:bidi="fa-IR"/>
        </w:rPr>
        <w:t>ن</w:t>
      </w:r>
      <w:r w:rsidRPr="005E5518">
        <w:rPr>
          <w:rFonts w:cs="B Nazanin"/>
          <w:sz w:val="28"/>
          <w:szCs w:val="28"/>
          <w:rtl/>
          <w:lang w:bidi="fa-IR"/>
        </w:rPr>
        <w:t xml:space="preserve"> </w:t>
      </w:r>
      <w:r>
        <w:rPr>
          <w:rFonts w:cs="B Nazanin" w:hint="cs"/>
          <w:sz w:val="28"/>
          <w:szCs w:val="28"/>
          <w:rtl/>
          <w:lang w:bidi="fa-IR"/>
        </w:rPr>
        <w:t>مقدار واقعی</w:t>
      </w:r>
      <w:r w:rsidRPr="005E5518">
        <w:rPr>
          <w:rFonts w:cs="B Nazanin"/>
          <w:sz w:val="28"/>
          <w:szCs w:val="28"/>
          <w:rtl/>
          <w:lang w:bidi="fa-IR"/>
        </w:rPr>
        <w:t xml:space="preserve"> و پ</w:t>
      </w:r>
      <w:r w:rsidRPr="005E5518">
        <w:rPr>
          <w:rFonts w:cs="B Nazanin" w:hint="cs"/>
          <w:sz w:val="28"/>
          <w:szCs w:val="28"/>
          <w:rtl/>
          <w:lang w:bidi="fa-IR"/>
        </w:rPr>
        <w:t>ی</w:t>
      </w:r>
      <w:r w:rsidRPr="005E5518">
        <w:rPr>
          <w:rFonts w:cs="B Nazanin" w:hint="eastAsia"/>
          <w:sz w:val="28"/>
          <w:szCs w:val="28"/>
          <w:rtl/>
          <w:lang w:bidi="fa-IR"/>
        </w:rPr>
        <w:t>ش</w:t>
      </w:r>
      <w:r w:rsidRPr="005E5518">
        <w:rPr>
          <w:rFonts w:cs="B Nazanin"/>
          <w:sz w:val="28"/>
          <w:szCs w:val="28"/>
          <w:rtl/>
          <w:lang w:bidi="fa-IR"/>
        </w:rPr>
        <w:t xml:space="preserve"> ب</w:t>
      </w:r>
      <w:r w:rsidRPr="005E5518">
        <w:rPr>
          <w:rFonts w:cs="B Nazanin" w:hint="cs"/>
          <w:sz w:val="28"/>
          <w:szCs w:val="28"/>
          <w:rtl/>
          <w:lang w:bidi="fa-IR"/>
        </w:rPr>
        <w:t>ی</w:t>
      </w:r>
      <w:r w:rsidRPr="005E5518">
        <w:rPr>
          <w:rFonts w:cs="B Nazanin" w:hint="eastAsia"/>
          <w:sz w:val="28"/>
          <w:szCs w:val="28"/>
          <w:rtl/>
          <w:lang w:bidi="fa-IR"/>
        </w:rPr>
        <w:t>ن</w:t>
      </w:r>
      <w:r w:rsidRPr="005E5518">
        <w:rPr>
          <w:rFonts w:cs="B Nazanin" w:hint="cs"/>
          <w:sz w:val="28"/>
          <w:szCs w:val="28"/>
          <w:rtl/>
          <w:lang w:bidi="fa-IR"/>
        </w:rPr>
        <w:t>ی</w:t>
      </w:r>
      <w:r w:rsidRPr="005E5518">
        <w:rPr>
          <w:rFonts w:cs="B Nazanin"/>
          <w:sz w:val="28"/>
          <w:szCs w:val="28"/>
          <w:rtl/>
          <w:lang w:bidi="fa-IR"/>
        </w:rPr>
        <w:t xml:space="preserve"> به حداقل برسان</w:t>
      </w:r>
      <w:r w:rsidRPr="005E5518">
        <w:rPr>
          <w:rFonts w:cs="B Nazanin" w:hint="cs"/>
          <w:sz w:val="28"/>
          <w:szCs w:val="28"/>
          <w:rtl/>
          <w:lang w:bidi="fa-IR"/>
        </w:rPr>
        <w:t>ی</w:t>
      </w:r>
      <w:r w:rsidRPr="005E5518">
        <w:rPr>
          <w:rFonts w:cs="B Nazanin" w:hint="eastAsia"/>
          <w:sz w:val="28"/>
          <w:szCs w:val="28"/>
          <w:rtl/>
          <w:lang w:bidi="fa-IR"/>
        </w:rPr>
        <w:t>م</w:t>
      </w:r>
      <w:r w:rsidRPr="005E5518">
        <w:rPr>
          <w:rFonts w:cs="B Nazanin"/>
          <w:sz w:val="28"/>
          <w:szCs w:val="28"/>
          <w:rtl/>
          <w:lang w:bidi="fa-IR"/>
        </w:rPr>
        <w:t>:</w:t>
      </w:r>
      <w:r>
        <w:rPr>
          <w:rFonts w:cs="B Nazanin" w:hint="cs"/>
          <w:sz w:val="28"/>
          <w:szCs w:val="28"/>
          <w:rtl/>
          <w:lang w:bidi="fa-IR"/>
        </w:rPr>
        <w:t xml:space="preserve"> </w:t>
      </w:r>
    </w:p>
    <w:p w14:paraId="73C8C111" w14:textId="15D5BD08" w:rsidR="00083A08" w:rsidRDefault="00083A08" w:rsidP="005E33D4">
      <w:pPr>
        <w:jc w:val="center"/>
        <w:rPr>
          <w:rFonts w:cs="B Nazanin"/>
          <w:sz w:val="28"/>
          <w:szCs w:val="28"/>
          <w:rtl/>
          <w:lang w:bidi="fa-IR"/>
        </w:rPr>
      </w:pPr>
      <w:r w:rsidRPr="00E91599">
        <w:rPr>
          <w:rFonts w:cs="B Nazanin"/>
          <w:noProof/>
          <w:sz w:val="28"/>
          <w:szCs w:val="28"/>
          <w:lang w:bidi="fa-IR"/>
        </w:rPr>
        <w:drawing>
          <wp:inline distT="0" distB="0" distL="0" distR="0" wp14:anchorId="6684EE2E" wp14:editId="14B2438A">
            <wp:extent cx="2705478" cy="45726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5478" cy="457264"/>
                    </a:xfrm>
                    <a:prstGeom prst="rect">
                      <a:avLst/>
                    </a:prstGeom>
                  </pic:spPr>
                </pic:pic>
              </a:graphicData>
            </a:graphic>
          </wp:inline>
        </w:drawing>
      </w:r>
    </w:p>
    <w:p w14:paraId="43C1A2B7" w14:textId="21EDEB7C" w:rsidR="00083A08" w:rsidRDefault="00083A08" w:rsidP="00B4535B">
      <w:pPr>
        <w:bidi/>
        <w:jc w:val="both"/>
        <w:rPr>
          <w:rFonts w:cs="B Nazanin"/>
          <w:sz w:val="28"/>
          <w:szCs w:val="28"/>
          <w:rtl/>
          <w:lang w:bidi="fa-IR"/>
        </w:rPr>
      </w:pPr>
      <w:r w:rsidRPr="00E91599">
        <w:rPr>
          <w:rFonts w:cs="B Nazanin"/>
          <w:sz w:val="28"/>
          <w:szCs w:val="28"/>
          <w:rtl/>
          <w:lang w:bidi="fa-IR"/>
        </w:rPr>
        <w:t xml:space="preserve">که در آن </w:t>
      </w:r>
      <w:r w:rsidRPr="00E91599">
        <w:rPr>
          <w:rFonts w:cs="B Nazanin"/>
          <w:sz w:val="28"/>
          <w:szCs w:val="28"/>
          <w:lang w:bidi="fa-IR"/>
        </w:rPr>
        <w:t>C</w:t>
      </w:r>
      <w:r w:rsidRPr="00E91599">
        <w:rPr>
          <w:rFonts w:cs="B Nazanin"/>
          <w:sz w:val="28"/>
          <w:szCs w:val="28"/>
          <w:rtl/>
          <w:lang w:bidi="fa-IR"/>
        </w:rPr>
        <w:t xml:space="preserve"> پارامتر طبقه بند است ، </w:t>
      </w:r>
      <w:r w:rsidRPr="00E91599">
        <w:rPr>
          <w:rFonts w:cs="B Nazanin"/>
          <w:sz w:val="28"/>
          <w:szCs w:val="28"/>
          <w:lang w:bidi="fa-IR"/>
        </w:rPr>
        <w:t>Y</w:t>
      </w:r>
      <w:r w:rsidRPr="00E91599">
        <w:rPr>
          <w:rFonts w:ascii="Cambria Math" w:hAnsi="Cambria Math" w:cs="Cambria Math"/>
          <w:sz w:val="28"/>
          <w:szCs w:val="28"/>
          <w:vertAlign w:val="subscript"/>
          <w:lang w:bidi="fa-IR"/>
        </w:rPr>
        <w:t>𝐿</w:t>
      </w:r>
      <w:r w:rsidRPr="00E91599">
        <w:rPr>
          <w:rFonts w:cs="B Nazanin"/>
          <w:sz w:val="28"/>
          <w:szCs w:val="28"/>
          <w:rtl/>
          <w:lang w:bidi="fa-IR"/>
        </w:rPr>
        <w:t xml:space="preserve"> مجموعه </w:t>
      </w:r>
      <w:r>
        <w:rPr>
          <w:rFonts w:cs="B Nazanin" w:hint="cs"/>
          <w:sz w:val="28"/>
          <w:szCs w:val="28"/>
          <w:rtl/>
          <w:lang w:bidi="fa-IR"/>
        </w:rPr>
        <w:t>اندیس‌</w:t>
      </w:r>
      <w:r w:rsidRPr="00E91599">
        <w:rPr>
          <w:rFonts w:cs="B Nazanin"/>
          <w:sz w:val="28"/>
          <w:szCs w:val="28"/>
          <w:rtl/>
          <w:lang w:bidi="fa-IR"/>
        </w:rPr>
        <w:t>ها</w:t>
      </w:r>
      <w:r w:rsidRPr="00E91599">
        <w:rPr>
          <w:rFonts w:cs="B Nazanin" w:hint="cs"/>
          <w:sz w:val="28"/>
          <w:szCs w:val="28"/>
          <w:rtl/>
          <w:lang w:bidi="fa-IR"/>
        </w:rPr>
        <w:t>ی</w:t>
      </w:r>
      <w:r w:rsidRPr="00E91599">
        <w:rPr>
          <w:rFonts w:cs="B Nazanin"/>
          <w:sz w:val="28"/>
          <w:szCs w:val="28"/>
          <w:rtl/>
          <w:lang w:bidi="fa-IR"/>
        </w:rPr>
        <w:t xml:space="preserve"> گره</w:t>
      </w:r>
      <w:r>
        <w:rPr>
          <w:rFonts w:cs="B Nazanin" w:hint="cs"/>
          <w:sz w:val="28"/>
          <w:szCs w:val="28"/>
          <w:rtl/>
          <w:lang w:bidi="fa-IR"/>
        </w:rPr>
        <w:t>‌</w:t>
      </w:r>
      <w:r w:rsidRPr="00E91599">
        <w:rPr>
          <w:rFonts w:cs="B Nazanin"/>
          <w:sz w:val="28"/>
          <w:szCs w:val="28"/>
          <w:rtl/>
          <w:lang w:bidi="fa-IR"/>
        </w:rPr>
        <w:t>ا</w:t>
      </w:r>
      <w:r w:rsidRPr="00E91599">
        <w:rPr>
          <w:rFonts w:cs="B Nazanin" w:hint="cs"/>
          <w:sz w:val="28"/>
          <w:szCs w:val="28"/>
          <w:rtl/>
          <w:lang w:bidi="fa-IR"/>
        </w:rPr>
        <w:t>ی</w:t>
      </w:r>
      <w:r w:rsidRPr="00E91599">
        <w:rPr>
          <w:rFonts w:cs="B Nazanin"/>
          <w:sz w:val="28"/>
          <w:szCs w:val="28"/>
          <w:rtl/>
          <w:lang w:bidi="fa-IR"/>
        </w:rPr>
        <w:t xml:space="preserve"> است که دارا</w:t>
      </w:r>
      <w:r w:rsidRPr="00E91599">
        <w:rPr>
          <w:rFonts w:cs="B Nazanin" w:hint="cs"/>
          <w:sz w:val="28"/>
          <w:szCs w:val="28"/>
          <w:rtl/>
          <w:lang w:bidi="fa-IR"/>
        </w:rPr>
        <w:t>ی</w:t>
      </w:r>
      <w:r w:rsidRPr="00E91599">
        <w:rPr>
          <w:rFonts w:cs="B Nazanin"/>
          <w:sz w:val="28"/>
          <w:szCs w:val="28"/>
          <w:rtl/>
          <w:lang w:bidi="fa-IR"/>
        </w:rPr>
        <w:t xml:space="preserve"> برچسب هستند ، </w:t>
      </w:r>
      <w:r w:rsidRPr="00E91599">
        <w:rPr>
          <w:rFonts w:cs="B Nazanin"/>
          <w:sz w:val="28"/>
          <w:szCs w:val="28"/>
          <w:lang w:bidi="fa-IR"/>
        </w:rPr>
        <w:t>Y</w:t>
      </w:r>
      <w:r w:rsidRPr="001312E4">
        <w:rPr>
          <w:rFonts w:ascii="Cambria Math" w:hAnsi="Cambria Math" w:cs="Cambria Math"/>
          <w:sz w:val="28"/>
          <w:szCs w:val="28"/>
          <w:vertAlign w:val="subscript"/>
          <w:lang w:bidi="fa-IR"/>
        </w:rPr>
        <w:t>𝑙</w:t>
      </w:r>
      <w:r w:rsidRPr="00E91599">
        <w:rPr>
          <w:rFonts w:cs="B Nazanin"/>
          <w:sz w:val="28"/>
          <w:szCs w:val="28"/>
          <w:rtl/>
          <w:lang w:bidi="fa-IR"/>
        </w:rPr>
        <w:t xml:space="preserve"> و </w:t>
      </w:r>
      <w:r w:rsidRPr="00E91599">
        <w:rPr>
          <w:rFonts w:cs="B Nazanin"/>
          <w:sz w:val="28"/>
          <w:szCs w:val="28"/>
          <w:lang w:bidi="fa-IR"/>
        </w:rPr>
        <w:t>Z</w:t>
      </w:r>
      <w:r w:rsidRPr="001312E4">
        <w:rPr>
          <w:rFonts w:ascii="Cambria Math" w:hAnsi="Cambria Math" w:cs="Cambria Math"/>
          <w:sz w:val="28"/>
          <w:szCs w:val="28"/>
          <w:vertAlign w:val="subscript"/>
          <w:lang w:bidi="fa-IR"/>
        </w:rPr>
        <w:t>𝑙</w:t>
      </w:r>
      <w:r w:rsidRPr="00E91599">
        <w:rPr>
          <w:rFonts w:cs="B Nazanin"/>
          <w:sz w:val="28"/>
          <w:szCs w:val="28"/>
          <w:rtl/>
          <w:lang w:bidi="fa-IR"/>
        </w:rPr>
        <w:t xml:space="preserve"> برچسب ها و تعب</w:t>
      </w:r>
      <w:r w:rsidRPr="00E91599">
        <w:rPr>
          <w:rFonts w:cs="B Nazanin" w:hint="cs"/>
          <w:sz w:val="28"/>
          <w:szCs w:val="28"/>
          <w:rtl/>
          <w:lang w:bidi="fa-IR"/>
        </w:rPr>
        <w:t>ی</w:t>
      </w:r>
      <w:r w:rsidRPr="00E91599">
        <w:rPr>
          <w:rFonts w:cs="B Nazanin" w:hint="eastAsia"/>
          <w:sz w:val="28"/>
          <w:szCs w:val="28"/>
          <w:rtl/>
          <w:lang w:bidi="fa-IR"/>
        </w:rPr>
        <w:t>ه</w:t>
      </w:r>
      <w:r>
        <w:rPr>
          <w:rFonts w:cs="B Nazanin" w:hint="cs"/>
          <w:sz w:val="28"/>
          <w:szCs w:val="28"/>
          <w:rtl/>
          <w:lang w:bidi="fa-IR"/>
        </w:rPr>
        <w:t>‌</w:t>
      </w:r>
      <w:r w:rsidRPr="00E91599">
        <w:rPr>
          <w:rFonts w:cs="B Nazanin"/>
          <w:sz w:val="28"/>
          <w:szCs w:val="28"/>
          <w:rtl/>
          <w:lang w:bidi="fa-IR"/>
        </w:rPr>
        <w:t>ها</w:t>
      </w:r>
      <w:r w:rsidRPr="00E91599">
        <w:rPr>
          <w:rFonts w:cs="B Nazanin" w:hint="cs"/>
          <w:sz w:val="28"/>
          <w:szCs w:val="28"/>
          <w:rtl/>
          <w:lang w:bidi="fa-IR"/>
        </w:rPr>
        <w:t>ی</w:t>
      </w:r>
      <w:r w:rsidRPr="00E91599">
        <w:rPr>
          <w:rFonts w:cs="B Nazanin"/>
          <w:sz w:val="28"/>
          <w:szCs w:val="28"/>
          <w:rtl/>
          <w:lang w:bidi="fa-IR"/>
        </w:rPr>
        <w:t xml:space="preserve"> گره</w:t>
      </w:r>
      <w:r>
        <w:rPr>
          <w:rFonts w:cs="B Nazanin" w:hint="cs"/>
          <w:sz w:val="28"/>
          <w:szCs w:val="28"/>
          <w:rtl/>
          <w:lang w:bidi="fa-IR"/>
        </w:rPr>
        <w:t>‌</w:t>
      </w:r>
      <w:r w:rsidRPr="00E91599">
        <w:rPr>
          <w:rFonts w:cs="B Nazanin"/>
          <w:sz w:val="28"/>
          <w:szCs w:val="28"/>
          <w:rtl/>
          <w:lang w:bidi="fa-IR"/>
        </w:rPr>
        <w:t>ها</w:t>
      </w:r>
      <w:r w:rsidRPr="00E91599">
        <w:rPr>
          <w:rFonts w:cs="B Nazanin" w:hint="cs"/>
          <w:sz w:val="28"/>
          <w:szCs w:val="28"/>
          <w:rtl/>
          <w:lang w:bidi="fa-IR"/>
        </w:rPr>
        <w:t>ی</w:t>
      </w:r>
      <w:r w:rsidRPr="00E91599">
        <w:rPr>
          <w:rFonts w:cs="B Nazanin"/>
          <w:sz w:val="28"/>
          <w:szCs w:val="28"/>
          <w:rtl/>
          <w:lang w:bidi="fa-IR"/>
        </w:rPr>
        <w:t xml:space="preserve"> دارا</w:t>
      </w:r>
      <w:r w:rsidRPr="00E91599">
        <w:rPr>
          <w:rFonts w:cs="B Nazanin" w:hint="cs"/>
          <w:sz w:val="28"/>
          <w:szCs w:val="28"/>
          <w:rtl/>
          <w:lang w:bidi="fa-IR"/>
        </w:rPr>
        <w:t>ی</w:t>
      </w:r>
      <w:r w:rsidRPr="00E91599">
        <w:rPr>
          <w:rFonts w:cs="B Nazanin"/>
          <w:sz w:val="28"/>
          <w:szCs w:val="28"/>
          <w:rtl/>
          <w:lang w:bidi="fa-IR"/>
        </w:rPr>
        <w:t xml:space="preserve"> برچسب هستند.</w:t>
      </w:r>
      <w:r>
        <w:rPr>
          <w:rFonts w:cs="B Nazanin" w:hint="cs"/>
          <w:sz w:val="28"/>
          <w:szCs w:val="28"/>
          <w:rtl/>
          <w:lang w:bidi="fa-IR"/>
        </w:rPr>
        <w:t xml:space="preserve"> </w:t>
      </w:r>
      <w:r w:rsidRPr="001312E4">
        <w:rPr>
          <w:rFonts w:cs="B Nazanin"/>
          <w:sz w:val="28"/>
          <w:szCs w:val="28"/>
          <w:rtl/>
          <w:lang w:bidi="fa-IR"/>
        </w:rPr>
        <w:t>با راهنما</w:t>
      </w:r>
      <w:r w:rsidRPr="001312E4">
        <w:rPr>
          <w:rFonts w:cs="B Nazanin" w:hint="cs"/>
          <w:sz w:val="28"/>
          <w:szCs w:val="28"/>
          <w:rtl/>
          <w:lang w:bidi="fa-IR"/>
        </w:rPr>
        <w:t>ی</w:t>
      </w:r>
      <w:r>
        <w:rPr>
          <w:rFonts w:cs="B Nazanin" w:hint="cs"/>
          <w:sz w:val="28"/>
          <w:szCs w:val="28"/>
          <w:rtl/>
          <w:lang w:bidi="fa-IR"/>
        </w:rPr>
        <w:t>ی</w:t>
      </w:r>
      <w:r w:rsidRPr="001312E4">
        <w:rPr>
          <w:rFonts w:cs="B Nazanin"/>
          <w:sz w:val="28"/>
          <w:szCs w:val="28"/>
          <w:rtl/>
          <w:lang w:bidi="fa-IR"/>
        </w:rPr>
        <w:t xml:space="preserve"> داده ها</w:t>
      </w:r>
      <w:r w:rsidRPr="001312E4">
        <w:rPr>
          <w:rFonts w:cs="B Nazanin" w:hint="cs"/>
          <w:sz w:val="28"/>
          <w:szCs w:val="28"/>
          <w:rtl/>
          <w:lang w:bidi="fa-IR"/>
        </w:rPr>
        <w:t>ی</w:t>
      </w:r>
      <w:r w:rsidRPr="001312E4">
        <w:rPr>
          <w:rFonts w:cs="B Nazanin"/>
          <w:sz w:val="28"/>
          <w:szCs w:val="28"/>
          <w:rtl/>
          <w:lang w:bidi="fa-IR"/>
        </w:rPr>
        <w:t xml:space="preserve"> دارا</w:t>
      </w:r>
      <w:r w:rsidRPr="001312E4">
        <w:rPr>
          <w:rFonts w:cs="B Nazanin" w:hint="cs"/>
          <w:sz w:val="28"/>
          <w:szCs w:val="28"/>
          <w:rtl/>
          <w:lang w:bidi="fa-IR"/>
        </w:rPr>
        <w:t>ی</w:t>
      </w:r>
      <w:r w:rsidRPr="001312E4">
        <w:rPr>
          <w:rFonts w:cs="B Nazanin"/>
          <w:sz w:val="28"/>
          <w:szCs w:val="28"/>
          <w:rtl/>
          <w:lang w:bidi="fa-IR"/>
        </w:rPr>
        <w:t xml:space="preserve"> برچسب ، ما م</w:t>
      </w:r>
      <w:r w:rsidRPr="001312E4">
        <w:rPr>
          <w:rFonts w:cs="B Nazanin" w:hint="cs"/>
          <w:sz w:val="28"/>
          <w:szCs w:val="28"/>
          <w:rtl/>
          <w:lang w:bidi="fa-IR"/>
        </w:rPr>
        <w:t>ی</w:t>
      </w:r>
      <w:r w:rsidRPr="001312E4">
        <w:rPr>
          <w:rFonts w:cs="B Nazanin"/>
          <w:sz w:val="28"/>
          <w:szCs w:val="28"/>
          <w:rtl/>
          <w:lang w:bidi="fa-IR"/>
        </w:rPr>
        <w:t xml:space="preserve"> توان</w:t>
      </w:r>
      <w:r w:rsidRPr="001312E4">
        <w:rPr>
          <w:rFonts w:cs="B Nazanin" w:hint="cs"/>
          <w:sz w:val="28"/>
          <w:szCs w:val="28"/>
          <w:rtl/>
          <w:lang w:bidi="fa-IR"/>
        </w:rPr>
        <w:t>ی</w:t>
      </w:r>
      <w:r w:rsidRPr="001312E4">
        <w:rPr>
          <w:rFonts w:cs="B Nazanin" w:hint="eastAsia"/>
          <w:sz w:val="28"/>
          <w:szCs w:val="28"/>
          <w:rtl/>
          <w:lang w:bidi="fa-IR"/>
        </w:rPr>
        <w:t>م</w:t>
      </w:r>
      <w:r w:rsidRPr="001312E4">
        <w:rPr>
          <w:rFonts w:cs="B Nazanin"/>
          <w:sz w:val="28"/>
          <w:szCs w:val="28"/>
          <w:rtl/>
          <w:lang w:bidi="fa-IR"/>
        </w:rPr>
        <w:t xml:space="preserve"> مدل پ</w:t>
      </w:r>
      <w:r w:rsidRPr="001312E4">
        <w:rPr>
          <w:rFonts w:cs="B Nazanin" w:hint="cs"/>
          <w:sz w:val="28"/>
          <w:szCs w:val="28"/>
          <w:rtl/>
          <w:lang w:bidi="fa-IR"/>
        </w:rPr>
        <w:t>ی</w:t>
      </w:r>
      <w:r w:rsidRPr="001312E4">
        <w:rPr>
          <w:rFonts w:cs="B Nazanin" w:hint="eastAsia"/>
          <w:sz w:val="28"/>
          <w:szCs w:val="28"/>
          <w:rtl/>
          <w:lang w:bidi="fa-IR"/>
        </w:rPr>
        <w:t>شنهاد</w:t>
      </w:r>
      <w:r w:rsidRPr="001312E4">
        <w:rPr>
          <w:rFonts w:cs="B Nazanin" w:hint="cs"/>
          <w:sz w:val="28"/>
          <w:szCs w:val="28"/>
          <w:rtl/>
          <w:lang w:bidi="fa-IR"/>
        </w:rPr>
        <w:t>ی</w:t>
      </w:r>
      <w:r w:rsidRPr="001312E4">
        <w:rPr>
          <w:rFonts w:cs="B Nazanin"/>
          <w:sz w:val="28"/>
          <w:szCs w:val="28"/>
          <w:rtl/>
          <w:lang w:bidi="fa-IR"/>
        </w:rPr>
        <w:t xml:space="preserve"> را از طر</w:t>
      </w:r>
      <w:r w:rsidRPr="001312E4">
        <w:rPr>
          <w:rFonts w:cs="B Nazanin" w:hint="cs"/>
          <w:sz w:val="28"/>
          <w:szCs w:val="28"/>
          <w:rtl/>
          <w:lang w:bidi="fa-IR"/>
        </w:rPr>
        <w:t>ی</w:t>
      </w:r>
      <w:r w:rsidRPr="001312E4">
        <w:rPr>
          <w:rFonts w:cs="B Nazanin" w:hint="eastAsia"/>
          <w:sz w:val="28"/>
          <w:szCs w:val="28"/>
          <w:rtl/>
          <w:lang w:bidi="fa-IR"/>
        </w:rPr>
        <w:t>ق</w:t>
      </w:r>
      <w:r w:rsidRPr="001312E4">
        <w:rPr>
          <w:rFonts w:cs="B Nazanin"/>
          <w:sz w:val="28"/>
          <w:szCs w:val="28"/>
          <w:rtl/>
          <w:lang w:bidi="fa-IR"/>
        </w:rPr>
        <w:t xml:space="preserve"> </w:t>
      </w:r>
      <w:r w:rsidRPr="001312E4">
        <w:rPr>
          <w:rFonts w:cs="B Nazanin"/>
          <w:sz w:val="28"/>
          <w:szCs w:val="28"/>
          <w:lang w:bidi="fa-IR"/>
        </w:rPr>
        <w:t>backpropagation</w:t>
      </w:r>
      <w:r w:rsidRPr="001312E4">
        <w:rPr>
          <w:rFonts w:cs="B Nazanin"/>
          <w:sz w:val="28"/>
          <w:szCs w:val="28"/>
          <w:rtl/>
          <w:lang w:bidi="fa-IR"/>
        </w:rPr>
        <w:t xml:space="preserve"> به</w:t>
      </w:r>
      <w:r w:rsidRPr="001312E4">
        <w:rPr>
          <w:rFonts w:cs="B Nazanin" w:hint="cs"/>
          <w:sz w:val="28"/>
          <w:szCs w:val="28"/>
          <w:rtl/>
          <w:lang w:bidi="fa-IR"/>
        </w:rPr>
        <w:t>ی</w:t>
      </w:r>
      <w:r w:rsidRPr="001312E4">
        <w:rPr>
          <w:rFonts w:cs="B Nazanin" w:hint="eastAsia"/>
          <w:sz w:val="28"/>
          <w:szCs w:val="28"/>
          <w:rtl/>
          <w:lang w:bidi="fa-IR"/>
        </w:rPr>
        <w:t>نه</w:t>
      </w:r>
      <w:r w:rsidRPr="001312E4">
        <w:rPr>
          <w:rFonts w:cs="B Nazanin"/>
          <w:sz w:val="28"/>
          <w:szCs w:val="28"/>
          <w:rtl/>
          <w:lang w:bidi="fa-IR"/>
        </w:rPr>
        <w:t xml:space="preserve"> کرده و تعب</w:t>
      </w:r>
      <w:r w:rsidRPr="001312E4">
        <w:rPr>
          <w:rFonts w:cs="B Nazanin" w:hint="cs"/>
          <w:sz w:val="28"/>
          <w:szCs w:val="28"/>
          <w:rtl/>
          <w:lang w:bidi="fa-IR"/>
        </w:rPr>
        <w:t>ی</w:t>
      </w:r>
      <w:r w:rsidRPr="001312E4">
        <w:rPr>
          <w:rFonts w:cs="B Nazanin" w:hint="eastAsia"/>
          <w:sz w:val="28"/>
          <w:szCs w:val="28"/>
          <w:rtl/>
          <w:lang w:bidi="fa-IR"/>
        </w:rPr>
        <w:t>ه</w:t>
      </w:r>
      <w:r w:rsidRPr="001312E4">
        <w:rPr>
          <w:rFonts w:cs="B Nazanin"/>
          <w:sz w:val="28"/>
          <w:szCs w:val="28"/>
          <w:rtl/>
          <w:lang w:bidi="fa-IR"/>
        </w:rPr>
        <w:t xml:space="preserve"> گره</w:t>
      </w:r>
      <w:r>
        <w:rPr>
          <w:rFonts w:cs="B Nazanin" w:hint="cs"/>
          <w:sz w:val="28"/>
          <w:szCs w:val="28"/>
          <w:rtl/>
          <w:lang w:bidi="fa-IR"/>
        </w:rPr>
        <w:t>‌</w:t>
      </w:r>
      <w:r w:rsidRPr="001312E4">
        <w:rPr>
          <w:rFonts w:cs="B Nazanin"/>
          <w:sz w:val="28"/>
          <w:szCs w:val="28"/>
          <w:rtl/>
          <w:lang w:bidi="fa-IR"/>
        </w:rPr>
        <w:t xml:space="preserve">ها را </w:t>
      </w:r>
      <w:r w:rsidRPr="001312E4">
        <w:rPr>
          <w:rFonts w:cs="B Nazanin" w:hint="cs"/>
          <w:sz w:val="28"/>
          <w:szCs w:val="28"/>
          <w:rtl/>
          <w:lang w:bidi="fa-IR"/>
        </w:rPr>
        <w:t>ی</w:t>
      </w:r>
      <w:r w:rsidRPr="001312E4">
        <w:rPr>
          <w:rFonts w:cs="B Nazanin" w:hint="eastAsia"/>
          <w:sz w:val="28"/>
          <w:szCs w:val="28"/>
          <w:rtl/>
          <w:lang w:bidi="fa-IR"/>
        </w:rPr>
        <w:t>اد</w:t>
      </w:r>
      <w:r w:rsidRPr="001312E4">
        <w:rPr>
          <w:rFonts w:cs="B Nazanin"/>
          <w:sz w:val="28"/>
          <w:szCs w:val="28"/>
          <w:rtl/>
          <w:lang w:bidi="fa-IR"/>
        </w:rPr>
        <w:t xml:space="preserve"> بگ</w:t>
      </w:r>
      <w:r w:rsidRPr="001312E4">
        <w:rPr>
          <w:rFonts w:cs="B Nazanin" w:hint="cs"/>
          <w:sz w:val="28"/>
          <w:szCs w:val="28"/>
          <w:rtl/>
          <w:lang w:bidi="fa-IR"/>
        </w:rPr>
        <w:t>ی</w:t>
      </w:r>
      <w:r w:rsidRPr="001312E4">
        <w:rPr>
          <w:rFonts w:cs="B Nazanin" w:hint="eastAsia"/>
          <w:sz w:val="28"/>
          <w:szCs w:val="28"/>
          <w:rtl/>
          <w:lang w:bidi="fa-IR"/>
        </w:rPr>
        <w:t>ر</w:t>
      </w:r>
      <w:r w:rsidRPr="001312E4">
        <w:rPr>
          <w:rFonts w:cs="B Nazanin" w:hint="cs"/>
          <w:sz w:val="28"/>
          <w:szCs w:val="28"/>
          <w:rtl/>
          <w:lang w:bidi="fa-IR"/>
        </w:rPr>
        <w:t>ی</w:t>
      </w:r>
      <w:r w:rsidRPr="001312E4">
        <w:rPr>
          <w:rFonts w:cs="B Nazanin" w:hint="eastAsia"/>
          <w:sz w:val="28"/>
          <w:szCs w:val="28"/>
          <w:rtl/>
          <w:lang w:bidi="fa-IR"/>
        </w:rPr>
        <w:t>م</w:t>
      </w:r>
      <w:r w:rsidRPr="001312E4">
        <w:rPr>
          <w:rFonts w:cs="B Nazanin"/>
          <w:sz w:val="28"/>
          <w:szCs w:val="28"/>
          <w:rtl/>
          <w:lang w:bidi="fa-IR"/>
        </w:rPr>
        <w:t>.</w:t>
      </w:r>
      <w:r>
        <w:rPr>
          <w:rFonts w:cs="B Nazanin" w:hint="cs"/>
          <w:sz w:val="28"/>
          <w:szCs w:val="28"/>
          <w:rtl/>
          <w:lang w:bidi="fa-IR"/>
        </w:rPr>
        <w:t xml:space="preserve"> </w:t>
      </w:r>
      <w:r w:rsidRPr="001312E4">
        <w:rPr>
          <w:rFonts w:cs="B Nazanin"/>
          <w:sz w:val="28"/>
          <w:szCs w:val="28"/>
          <w:rtl/>
          <w:lang w:bidi="fa-IR"/>
        </w:rPr>
        <w:t>روند کل</w:t>
      </w:r>
      <w:r w:rsidRPr="001312E4">
        <w:rPr>
          <w:rFonts w:cs="B Nazanin" w:hint="cs"/>
          <w:sz w:val="28"/>
          <w:szCs w:val="28"/>
          <w:rtl/>
          <w:lang w:bidi="fa-IR"/>
        </w:rPr>
        <w:t>ی</w:t>
      </w:r>
      <w:r w:rsidRPr="001312E4">
        <w:rPr>
          <w:rFonts w:cs="B Nazanin"/>
          <w:sz w:val="28"/>
          <w:szCs w:val="28"/>
          <w:rtl/>
          <w:lang w:bidi="fa-IR"/>
        </w:rPr>
        <w:t xml:space="preserve"> </w:t>
      </w:r>
      <w:r w:rsidRPr="001312E4">
        <w:rPr>
          <w:rFonts w:cs="B Nazanin"/>
          <w:sz w:val="28"/>
          <w:szCs w:val="28"/>
          <w:lang w:bidi="fa-IR"/>
        </w:rPr>
        <w:t>HAN</w:t>
      </w:r>
      <w:r w:rsidRPr="001312E4">
        <w:rPr>
          <w:rFonts w:cs="B Nazanin"/>
          <w:sz w:val="28"/>
          <w:szCs w:val="28"/>
          <w:rtl/>
          <w:lang w:bidi="fa-IR"/>
        </w:rPr>
        <w:t xml:space="preserve"> در الگور</w:t>
      </w:r>
      <w:r w:rsidRPr="001312E4">
        <w:rPr>
          <w:rFonts w:cs="B Nazanin" w:hint="cs"/>
          <w:sz w:val="28"/>
          <w:szCs w:val="28"/>
          <w:rtl/>
          <w:lang w:bidi="fa-IR"/>
        </w:rPr>
        <w:t>ی</w:t>
      </w:r>
      <w:r w:rsidRPr="001312E4">
        <w:rPr>
          <w:rFonts w:cs="B Nazanin" w:hint="eastAsia"/>
          <w:sz w:val="28"/>
          <w:szCs w:val="28"/>
          <w:rtl/>
          <w:lang w:bidi="fa-IR"/>
        </w:rPr>
        <w:t>تم</w:t>
      </w:r>
      <w:r w:rsidRPr="001312E4">
        <w:rPr>
          <w:rFonts w:cs="B Nazanin"/>
          <w:sz w:val="28"/>
          <w:szCs w:val="28"/>
          <w:rtl/>
          <w:lang w:bidi="fa-IR"/>
        </w:rPr>
        <w:t xml:space="preserve"> 1 نشان داده شده است.</w:t>
      </w:r>
    </w:p>
    <w:p w14:paraId="3F6FAB32" w14:textId="14800BF6" w:rsidR="00926330" w:rsidRPr="00C638A9" w:rsidRDefault="00926330" w:rsidP="00B4535B">
      <w:pPr>
        <w:bidi/>
        <w:jc w:val="both"/>
        <w:rPr>
          <w:rFonts w:cs="B Nazanin"/>
          <w:b/>
          <w:bCs/>
          <w:sz w:val="28"/>
          <w:szCs w:val="28"/>
          <w:rtl/>
          <w:lang w:bidi="fa-IR"/>
        </w:rPr>
      </w:pPr>
      <w:r w:rsidRPr="00C638A9">
        <w:rPr>
          <w:rFonts w:cs="B Nazanin"/>
          <w:b/>
          <w:bCs/>
          <w:noProof/>
          <w:sz w:val="32"/>
          <w:szCs w:val="32"/>
          <w:lang w:bidi="fa-IR"/>
        </w:rPr>
        <w:lastRenderedPageBreak/>
        <w:drawing>
          <wp:anchor distT="0" distB="0" distL="114300" distR="114300" simplePos="0" relativeHeight="251663360" behindDoc="1" locked="0" layoutInCell="1" allowOverlap="1" wp14:anchorId="49A147BA" wp14:editId="160AC80D">
            <wp:simplePos x="0" y="0"/>
            <wp:positionH relativeFrom="margin">
              <wp:align>left</wp:align>
            </wp:positionH>
            <wp:positionV relativeFrom="paragraph">
              <wp:posOffset>161925</wp:posOffset>
            </wp:positionV>
            <wp:extent cx="3352165" cy="5332730"/>
            <wp:effectExtent l="0" t="0" r="635" b="1270"/>
            <wp:wrapTight wrapText="bothSides">
              <wp:wrapPolygon edited="0">
                <wp:start x="0" y="0"/>
                <wp:lineTo x="0" y="21528"/>
                <wp:lineTo x="21481" y="21528"/>
                <wp:lineTo x="2148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52165" cy="5332730"/>
                    </a:xfrm>
                    <a:prstGeom prst="rect">
                      <a:avLst/>
                    </a:prstGeom>
                  </pic:spPr>
                </pic:pic>
              </a:graphicData>
            </a:graphic>
            <wp14:sizeRelH relativeFrom="margin">
              <wp14:pctWidth>0</wp14:pctWidth>
            </wp14:sizeRelH>
            <wp14:sizeRelV relativeFrom="margin">
              <wp14:pctHeight>0</wp14:pctHeight>
            </wp14:sizeRelV>
          </wp:anchor>
        </w:drawing>
      </w:r>
      <w:r w:rsidR="00C638A9">
        <w:rPr>
          <w:rFonts w:cs="B Nazanin" w:hint="cs"/>
          <w:b/>
          <w:bCs/>
          <w:sz w:val="32"/>
          <w:szCs w:val="32"/>
          <w:rtl/>
          <w:lang w:bidi="fa-IR"/>
        </w:rPr>
        <w:t>2.2</w:t>
      </w:r>
      <w:bookmarkStart w:id="27" w:name="HAN_Comparisons"/>
      <w:r w:rsidR="00C638A9">
        <w:rPr>
          <w:rFonts w:cs="B Nazanin" w:hint="cs"/>
          <w:b/>
          <w:bCs/>
          <w:sz w:val="32"/>
          <w:szCs w:val="32"/>
          <w:rtl/>
          <w:lang w:bidi="fa-IR"/>
        </w:rPr>
        <w:t xml:space="preserve">) </w:t>
      </w:r>
      <w:r w:rsidRPr="00C638A9">
        <w:rPr>
          <w:rFonts w:cs="B Nazanin" w:hint="cs"/>
          <w:b/>
          <w:bCs/>
          <w:sz w:val="32"/>
          <w:szCs w:val="32"/>
          <w:rtl/>
          <w:lang w:bidi="fa-IR"/>
        </w:rPr>
        <w:t>تجزیه و تحلیل مدل پیشنهادی:</w:t>
      </w:r>
    </w:p>
    <w:bookmarkEnd w:id="27"/>
    <w:p w14:paraId="45B10C5A" w14:textId="77777777" w:rsidR="00392ACB" w:rsidRPr="00342415" w:rsidRDefault="0064172E" w:rsidP="00B4535B">
      <w:pPr>
        <w:pStyle w:val="ListParagraph"/>
        <w:numPr>
          <w:ilvl w:val="0"/>
          <w:numId w:val="1"/>
        </w:numPr>
        <w:bidi/>
        <w:jc w:val="both"/>
        <w:rPr>
          <w:rFonts w:cs="B Nazanin"/>
          <w:sz w:val="28"/>
          <w:szCs w:val="28"/>
          <w:rtl/>
          <w:lang w:bidi="fa-IR"/>
        </w:rPr>
      </w:pPr>
      <w:r w:rsidRPr="00342415">
        <w:rPr>
          <w:rFonts w:cs="B Nazanin" w:hint="cs"/>
          <w:sz w:val="28"/>
          <w:szCs w:val="28"/>
          <w:rtl/>
          <w:lang w:bidi="fa-IR"/>
        </w:rPr>
        <w:t xml:space="preserve">مدل پیشنهادی می‌تواند با انواع مختلفی از گره‌ها و روابط کار کند و معانی غنی موجود در گراف نامتجانس را ترکیب کند. </w:t>
      </w:r>
      <w:r w:rsidRPr="00342415">
        <w:rPr>
          <w:rFonts w:cs="B Nazanin"/>
          <w:sz w:val="28"/>
          <w:szCs w:val="28"/>
          <w:rtl/>
          <w:lang w:bidi="fa-IR"/>
        </w:rPr>
        <w:t>اطلاعات م</w:t>
      </w:r>
      <w:r w:rsidRPr="00342415">
        <w:rPr>
          <w:rFonts w:cs="B Nazanin" w:hint="cs"/>
          <w:sz w:val="28"/>
          <w:szCs w:val="28"/>
          <w:rtl/>
          <w:lang w:bidi="fa-IR"/>
        </w:rPr>
        <w:t>ی</w:t>
      </w:r>
      <w:r w:rsidRPr="00342415">
        <w:rPr>
          <w:rFonts w:cs="B Nazanin"/>
          <w:sz w:val="28"/>
          <w:szCs w:val="28"/>
          <w:rtl/>
          <w:lang w:bidi="fa-IR"/>
        </w:rPr>
        <w:t xml:space="preserve"> توانند از طر</w:t>
      </w:r>
      <w:r w:rsidRPr="00342415">
        <w:rPr>
          <w:rFonts w:cs="B Nazanin" w:hint="cs"/>
          <w:sz w:val="28"/>
          <w:szCs w:val="28"/>
          <w:rtl/>
          <w:lang w:bidi="fa-IR"/>
        </w:rPr>
        <w:t>ی</w:t>
      </w:r>
      <w:r w:rsidRPr="00342415">
        <w:rPr>
          <w:rFonts w:cs="B Nazanin" w:hint="eastAsia"/>
          <w:sz w:val="28"/>
          <w:szCs w:val="28"/>
          <w:rtl/>
          <w:lang w:bidi="fa-IR"/>
        </w:rPr>
        <w:t>ق</w:t>
      </w:r>
      <w:r w:rsidRPr="00342415">
        <w:rPr>
          <w:rFonts w:cs="B Nazanin"/>
          <w:sz w:val="28"/>
          <w:szCs w:val="28"/>
          <w:rtl/>
          <w:lang w:bidi="fa-IR"/>
        </w:rPr>
        <w:t xml:space="preserve"> ارتباط متنوع از </w:t>
      </w:r>
      <w:r w:rsidRPr="00342415">
        <w:rPr>
          <w:rFonts w:cs="B Nazanin" w:hint="cs"/>
          <w:sz w:val="28"/>
          <w:szCs w:val="28"/>
          <w:rtl/>
          <w:lang w:bidi="fa-IR"/>
        </w:rPr>
        <w:t>ی</w:t>
      </w:r>
      <w:r w:rsidRPr="00342415">
        <w:rPr>
          <w:rFonts w:cs="B Nazanin" w:hint="eastAsia"/>
          <w:sz w:val="28"/>
          <w:szCs w:val="28"/>
          <w:rtl/>
          <w:lang w:bidi="fa-IR"/>
        </w:rPr>
        <w:t>ک</w:t>
      </w:r>
      <w:r w:rsidRPr="00342415">
        <w:rPr>
          <w:rFonts w:cs="B Nazanin"/>
          <w:sz w:val="28"/>
          <w:szCs w:val="28"/>
          <w:rtl/>
          <w:lang w:bidi="fa-IR"/>
        </w:rPr>
        <w:t xml:space="preserve"> نوع گره به نوع د</w:t>
      </w:r>
      <w:r w:rsidRPr="00342415">
        <w:rPr>
          <w:rFonts w:cs="B Nazanin" w:hint="cs"/>
          <w:sz w:val="28"/>
          <w:szCs w:val="28"/>
          <w:rtl/>
          <w:lang w:bidi="fa-IR"/>
        </w:rPr>
        <w:t>ی</w:t>
      </w:r>
      <w:r w:rsidRPr="00342415">
        <w:rPr>
          <w:rFonts w:cs="B Nazanin" w:hint="eastAsia"/>
          <w:sz w:val="28"/>
          <w:szCs w:val="28"/>
          <w:rtl/>
          <w:lang w:bidi="fa-IR"/>
        </w:rPr>
        <w:t>گر</w:t>
      </w:r>
      <w:r w:rsidRPr="00342415">
        <w:rPr>
          <w:rFonts w:cs="B Nazanin" w:hint="cs"/>
          <w:sz w:val="28"/>
          <w:szCs w:val="28"/>
          <w:rtl/>
          <w:lang w:bidi="fa-IR"/>
        </w:rPr>
        <w:t>ی</w:t>
      </w:r>
      <w:r w:rsidRPr="00342415">
        <w:rPr>
          <w:rFonts w:cs="B Nazanin"/>
          <w:sz w:val="28"/>
          <w:szCs w:val="28"/>
          <w:rtl/>
          <w:lang w:bidi="fa-IR"/>
        </w:rPr>
        <w:t xml:space="preserve"> از گره منتقل شوند.</w:t>
      </w:r>
    </w:p>
    <w:p w14:paraId="0BFE8240" w14:textId="30F4493A" w:rsidR="00DA0F2A" w:rsidRPr="00342415" w:rsidRDefault="00392ACB" w:rsidP="00B4535B">
      <w:pPr>
        <w:pStyle w:val="ListParagraph"/>
        <w:numPr>
          <w:ilvl w:val="0"/>
          <w:numId w:val="1"/>
        </w:numPr>
        <w:bidi/>
        <w:jc w:val="both"/>
        <w:rPr>
          <w:rFonts w:cs="B Nazanin"/>
          <w:sz w:val="28"/>
          <w:szCs w:val="28"/>
          <w:rtl/>
          <w:lang w:bidi="fa-IR"/>
        </w:rPr>
      </w:pPr>
      <w:r w:rsidRPr="00342415">
        <w:rPr>
          <w:rFonts w:cs="B Nazanin"/>
          <w:sz w:val="28"/>
          <w:szCs w:val="28"/>
          <w:lang w:bidi="fa-IR"/>
        </w:rPr>
        <w:t>HAN</w:t>
      </w:r>
      <w:r w:rsidRPr="00342415">
        <w:rPr>
          <w:rFonts w:cs="B Nazanin"/>
          <w:sz w:val="28"/>
          <w:szCs w:val="28"/>
          <w:rtl/>
          <w:lang w:bidi="fa-IR"/>
        </w:rPr>
        <w:t xml:space="preserve"> بس</w:t>
      </w:r>
      <w:r w:rsidRPr="00342415">
        <w:rPr>
          <w:rFonts w:cs="B Nazanin" w:hint="cs"/>
          <w:sz w:val="28"/>
          <w:szCs w:val="28"/>
          <w:rtl/>
          <w:lang w:bidi="fa-IR"/>
        </w:rPr>
        <w:t>ی</w:t>
      </w:r>
      <w:r w:rsidRPr="00342415">
        <w:rPr>
          <w:rFonts w:cs="B Nazanin" w:hint="eastAsia"/>
          <w:sz w:val="28"/>
          <w:szCs w:val="28"/>
          <w:rtl/>
          <w:lang w:bidi="fa-IR"/>
        </w:rPr>
        <w:t>ار</w:t>
      </w:r>
      <w:r w:rsidRPr="00342415">
        <w:rPr>
          <w:rFonts w:cs="B Nazanin"/>
          <w:sz w:val="28"/>
          <w:szCs w:val="28"/>
          <w:rtl/>
          <w:lang w:bidi="fa-IR"/>
        </w:rPr>
        <w:t xml:space="preserve"> کارآمد است و م</w:t>
      </w:r>
      <w:r w:rsidRPr="00342415">
        <w:rPr>
          <w:rFonts w:cs="B Nazanin" w:hint="cs"/>
          <w:sz w:val="28"/>
          <w:szCs w:val="28"/>
          <w:rtl/>
          <w:lang w:bidi="fa-IR"/>
        </w:rPr>
        <w:t>ی</w:t>
      </w:r>
      <w:r w:rsidRPr="00342415">
        <w:rPr>
          <w:rFonts w:cs="B Nazanin"/>
          <w:sz w:val="28"/>
          <w:szCs w:val="28"/>
          <w:rtl/>
          <w:lang w:bidi="fa-IR"/>
        </w:rPr>
        <w:t>توان آن را به راحت</w:t>
      </w:r>
      <w:r w:rsidRPr="00342415">
        <w:rPr>
          <w:rFonts w:cs="B Nazanin" w:hint="cs"/>
          <w:sz w:val="28"/>
          <w:szCs w:val="28"/>
          <w:rtl/>
          <w:lang w:bidi="fa-IR"/>
        </w:rPr>
        <w:t>ی</w:t>
      </w:r>
      <w:r w:rsidR="00DA0F2A" w:rsidRPr="00342415">
        <w:rPr>
          <w:rFonts w:cs="B Nazanin" w:hint="cs"/>
          <w:sz w:val="28"/>
          <w:szCs w:val="28"/>
          <w:rtl/>
          <w:lang w:bidi="fa-IR"/>
        </w:rPr>
        <w:t xml:space="preserve"> به صورت</w:t>
      </w:r>
      <w:r w:rsidRPr="00342415">
        <w:rPr>
          <w:rFonts w:cs="B Nazanin"/>
          <w:sz w:val="28"/>
          <w:szCs w:val="28"/>
          <w:rtl/>
          <w:lang w:bidi="fa-IR"/>
        </w:rPr>
        <w:t xml:space="preserve"> مواز</w:t>
      </w:r>
      <w:r w:rsidRPr="00342415">
        <w:rPr>
          <w:rFonts w:cs="B Nazanin" w:hint="cs"/>
          <w:sz w:val="28"/>
          <w:szCs w:val="28"/>
          <w:rtl/>
          <w:lang w:bidi="fa-IR"/>
        </w:rPr>
        <w:t>ی</w:t>
      </w:r>
      <w:r w:rsidR="00DA0F2A" w:rsidRPr="00342415">
        <w:rPr>
          <w:rFonts w:cs="B Nazanin" w:hint="cs"/>
          <w:sz w:val="28"/>
          <w:szCs w:val="28"/>
          <w:rtl/>
          <w:lang w:bidi="fa-IR"/>
        </w:rPr>
        <w:t xml:space="preserve"> اجرا</w:t>
      </w:r>
      <w:r w:rsidRPr="00342415">
        <w:rPr>
          <w:rFonts w:cs="B Nazanin"/>
          <w:sz w:val="28"/>
          <w:szCs w:val="28"/>
          <w:rtl/>
          <w:lang w:bidi="fa-IR"/>
        </w:rPr>
        <w:t xml:space="preserve"> کرد. محاسبه توجه م</w:t>
      </w:r>
      <w:r w:rsidRPr="00342415">
        <w:rPr>
          <w:rFonts w:cs="B Nazanin" w:hint="cs"/>
          <w:sz w:val="28"/>
          <w:szCs w:val="28"/>
          <w:rtl/>
          <w:lang w:bidi="fa-IR"/>
        </w:rPr>
        <w:t>ی</w:t>
      </w:r>
      <w:r w:rsidRPr="00342415">
        <w:rPr>
          <w:rFonts w:cs="B Nazanin"/>
          <w:sz w:val="28"/>
          <w:szCs w:val="28"/>
          <w:rtl/>
          <w:lang w:bidi="fa-IR"/>
        </w:rPr>
        <w:t xml:space="preserve"> تواند به صورت جداگانه در تمام گره</w:t>
      </w:r>
      <w:r w:rsidRPr="00342415">
        <w:rPr>
          <w:rFonts w:cs="B Nazanin" w:hint="cs"/>
          <w:sz w:val="28"/>
          <w:szCs w:val="28"/>
          <w:rtl/>
          <w:lang w:bidi="fa-IR"/>
        </w:rPr>
        <w:t>‌</w:t>
      </w:r>
      <w:r w:rsidRPr="00342415">
        <w:rPr>
          <w:rFonts w:cs="B Nazanin"/>
          <w:sz w:val="28"/>
          <w:szCs w:val="28"/>
          <w:rtl/>
          <w:lang w:bidi="fa-IR"/>
        </w:rPr>
        <w:t xml:space="preserve">ها و </w:t>
      </w:r>
      <w:r w:rsidRPr="00342415">
        <w:rPr>
          <w:rFonts w:cs="B Nazanin" w:hint="cs"/>
          <w:sz w:val="28"/>
          <w:szCs w:val="28"/>
          <w:rtl/>
          <w:lang w:bidi="fa-IR"/>
        </w:rPr>
        <w:t>فرا-</w:t>
      </w:r>
      <w:r w:rsidRPr="00342415">
        <w:rPr>
          <w:rFonts w:cs="B Nazanin"/>
          <w:sz w:val="28"/>
          <w:szCs w:val="28"/>
          <w:rtl/>
          <w:lang w:bidi="fa-IR"/>
        </w:rPr>
        <w:t>مس</w:t>
      </w:r>
      <w:r w:rsidRPr="00342415">
        <w:rPr>
          <w:rFonts w:cs="B Nazanin" w:hint="cs"/>
          <w:sz w:val="28"/>
          <w:szCs w:val="28"/>
          <w:rtl/>
          <w:lang w:bidi="fa-IR"/>
        </w:rPr>
        <w:t>ی</w:t>
      </w:r>
      <w:r w:rsidRPr="00342415">
        <w:rPr>
          <w:rFonts w:cs="B Nazanin" w:hint="eastAsia"/>
          <w:sz w:val="28"/>
          <w:szCs w:val="28"/>
          <w:rtl/>
          <w:lang w:bidi="fa-IR"/>
        </w:rPr>
        <w:t>رها</w:t>
      </w:r>
      <w:r w:rsidRPr="00342415">
        <w:rPr>
          <w:rFonts w:cs="B Nazanin"/>
          <w:sz w:val="28"/>
          <w:szCs w:val="28"/>
          <w:rtl/>
          <w:lang w:bidi="fa-IR"/>
        </w:rPr>
        <w:t xml:space="preserve"> محاسبه شود.</w:t>
      </w:r>
      <w:r w:rsidR="00DA0F2A" w:rsidRPr="00342415">
        <w:rPr>
          <w:rFonts w:cs="B Nazanin" w:hint="cs"/>
          <w:sz w:val="28"/>
          <w:szCs w:val="28"/>
          <w:rtl/>
          <w:lang w:bidi="fa-IR"/>
        </w:rPr>
        <w:t xml:space="preserve"> </w:t>
      </w:r>
      <w:r w:rsidR="00DA0F2A" w:rsidRPr="00342415">
        <w:rPr>
          <w:rFonts w:cs="B Nazanin"/>
          <w:sz w:val="28"/>
          <w:szCs w:val="28"/>
          <w:rtl/>
          <w:lang w:bidi="fa-IR"/>
        </w:rPr>
        <w:t>پ</w:t>
      </w:r>
      <w:r w:rsidR="00DA0F2A" w:rsidRPr="00342415">
        <w:rPr>
          <w:rFonts w:cs="B Nazanin" w:hint="cs"/>
          <w:sz w:val="28"/>
          <w:szCs w:val="28"/>
          <w:rtl/>
          <w:lang w:bidi="fa-IR"/>
        </w:rPr>
        <w:t>ی</w:t>
      </w:r>
      <w:r w:rsidR="00DA0F2A" w:rsidRPr="00342415">
        <w:rPr>
          <w:rFonts w:cs="B Nazanin" w:hint="eastAsia"/>
          <w:sz w:val="28"/>
          <w:szCs w:val="28"/>
          <w:rtl/>
          <w:lang w:bidi="fa-IR"/>
        </w:rPr>
        <w:t>چ</w:t>
      </w:r>
      <w:r w:rsidR="00DA0F2A" w:rsidRPr="00342415">
        <w:rPr>
          <w:rFonts w:cs="B Nazanin" w:hint="cs"/>
          <w:sz w:val="28"/>
          <w:szCs w:val="28"/>
          <w:rtl/>
          <w:lang w:bidi="fa-IR"/>
        </w:rPr>
        <w:t>ی</w:t>
      </w:r>
      <w:r w:rsidR="00DA0F2A" w:rsidRPr="00342415">
        <w:rPr>
          <w:rFonts w:cs="B Nazanin" w:hint="eastAsia"/>
          <w:sz w:val="28"/>
          <w:szCs w:val="28"/>
          <w:rtl/>
          <w:lang w:bidi="fa-IR"/>
        </w:rPr>
        <w:t>دگ</w:t>
      </w:r>
      <w:r w:rsidR="00DA0F2A" w:rsidRPr="00342415">
        <w:rPr>
          <w:rFonts w:cs="B Nazanin" w:hint="cs"/>
          <w:sz w:val="28"/>
          <w:szCs w:val="28"/>
          <w:rtl/>
          <w:lang w:bidi="fa-IR"/>
        </w:rPr>
        <w:t>ی</w:t>
      </w:r>
      <w:r w:rsidR="00DA0F2A" w:rsidRPr="00342415">
        <w:rPr>
          <w:rFonts w:cs="B Nazanin"/>
          <w:sz w:val="28"/>
          <w:szCs w:val="28"/>
          <w:rtl/>
          <w:lang w:bidi="fa-IR"/>
        </w:rPr>
        <w:t xml:space="preserve"> کل</w:t>
      </w:r>
      <w:r w:rsidR="00DA0F2A" w:rsidRPr="00342415">
        <w:rPr>
          <w:rFonts w:cs="B Nazanin" w:hint="cs"/>
          <w:sz w:val="28"/>
          <w:szCs w:val="28"/>
          <w:rtl/>
          <w:lang w:bidi="fa-IR"/>
        </w:rPr>
        <w:t>ی</w:t>
      </w:r>
      <w:r w:rsidR="00DA0F2A" w:rsidRPr="00342415">
        <w:rPr>
          <w:rFonts w:cs="B Nazanin"/>
          <w:sz w:val="28"/>
          <w:szCs w:val="28"/>
          <w:rtl/>
          <w:lang w:bidi="fa-IR"/>
        </w:rPr>
        <w:t xml:space="preserve"> نسبت به تعداد گره</w:t>
      </w:r>
      <w:r w:rsidR="00DA0F2A" w:rsidRPr="00342415">
        <w:rPr>
          <w:rFonts w:cs="B Nazanin" w:hint="cs"/>
          <w:sz w:val="28"/>
          <w:szCs w:val="28"/>
          <w:rtl/>
          <w:lang w:bidi="fa-IR"/>
        </w:rPr>
        <w:t>‌</w:t>
      </w:r>
      <w:r w:rsidR="00DA0F2A" w:rsidRPr="00342415">
        <w:rPr>
          <w:rFonts w:cs="B Nazanin"/>
          <w:sz w:val="28"/>
          <w:szCs w:val="28"/>
          <w:rtl/>
          <w:lang w:bidi="fa-IR"/>
        </w:rPr>
        <w:t>ها و جفت گره</w:t>
      </w:r>
      <w:r w:rsidR="00DA0F2A" w:rsidRPr="00342415">
        <w:rPr>
          <w:rFonts w:cs="B Nazanin" w:hint="cs"/>
          <w:sz w:val="28"/>
          <w:szCs w:val="28"/>
          <w:rtl/>
          <w:lang w:bidi="fa-IR"/>
        </w:rPr>
        <w:t>‌</w:t>
      </w:r>
      <w:r w:rsidR="00DA0F2A" w:rsidRPr="00342415">
        <w:rPr>
          <w:rFonts w:cs="B Nazanin"/>
          <w:sz w:val="28"/>
          <w:szCs w:val="28"/>
          <w:rtl/>
          <w:lang w:bidi="fa-IR"/>
        </w:rPr>
        <w:t>ها</w:t>
      </w:r>
      <w:r w:rsidR="00DA0F2A" w:rsidRPr="00342415">
        <w:rPr>
          <w:rFonts w:cs="B Nazanin" w:hint="cs"/>
          <w:sz w:val="28"/>
          <w:szCs w:val="28"/>
          <w:rtl/>
          <w:lang w:bidi="fa-IR"/>
        </w:rPr>
        <w:t>ی</w:t>
      </w:r>
      <w:r w:rsidR="00DA0F2A" w:rsidRPr="00342415">
        <w:rPr>
          <w:rFonts w:cs="B Nazanin"/>
          <w:sz w:val="28"/>
          <w:szCs w:val="28"/>
          <w:rtl/>
          <w:lang w:bidi="fa-IR"/>
        </w:rPr>
        <w:t xml:space="preserve"> </w:t>
      </w:r>
      <w:r w:rsidR="00DA0F2A" w:rsidRPr="00342415">
        <w:rPr>
          <w:rFonts w:cs="B Nazanin" w:hint="cs"/>
          <w:sz w:val="28"/>
          <w:szCs w:val="28"/>
          <w:rtl/>
          <w:lang w:bidi="fa-IR"/>
        </w:rPr>
        <w:t>فرا-</w:t>
      </w:r>
      <w:r w:rsidR="00DA0F2A" w:rsidRPr="00342415">
        <w:rPr>
          <w:rFonts w:cs="B Nazanin"/>
          <w:sz w:val="28"/>
          <w:szCs w:val="28"/>
          <w:rtl/>
          <w:lang w:bidi="fa-IR"/>
        </w:rPr>
        <w:t>مس</w:t>
      </w:r>
      <w:r w:rsidR="00DA0F2A" w:rsidRPr="00342415">
        <w:rPr>
          <w:rFonts w:cs="B Nazanin" w:hint="cs"/>
          <w:sz w:val="28"/>
          <w:szCs w:val="28"/>
          <w:rtl/>
          <w:lang w:bidi="fa-IR"/>
        </w:rPr>
        <w:t>ی</w:t>
      </w:r>
      <w:r w:rsidR="00DA0F2A" w:rsidRPr="00342415">
        <w:rPr>
          <w:rFonts w:cs="B Nazanin" w:hint="eastAsia"/>
          <w:sz w:val="28"/>
          <w:szCs w:val="28"/>
          <w:rtl/>
          <w:lang w:bidi="fa-IR"/>
        </w:rPr>
        <w:t>ر</w:t>
      </w:r>
      <w:r w:rsidR="00DA0F2A" w:rsidRPr="00342415">
        <w:rPr>
          <w:rFonts w:cs="B Nazanin" w:hint="cs"/>
          <w:sz w:val="28"/>
          <w:szCs w:val="28"/>
          <w:rtl/>
          <w:lang w:bidi="fa-IR"/>
        </w:rPr>
        <w:t xml:space="preserve"> خطی</w:t>
      </w:r>
      <w:r w:rsidR="00DA0F2A" w:rsidRPr="00342415">
        <w:rPr>
          <w:rFonts w:cs="B Nazanin"/>
          <w:sz w:val="28"/>
          <w:szCs w:val="28"/>
          <w:rtl/>
          <w:lang w:bidi="fa-IR"/>
        </w:rPr>
        <w:t xml:space="preserve"> است.</w:t>
      </w:r>
    </w:p>
    <w:p w14:paraId="4DEC27E4" w14:textId="3BAC21B7" w:rsidR="00DA0F2A" w:rsidRPr="00342415" w:rsidRDefault="00DA0F2A" w:rsidP="00B4535B">
      <w:pPr>
        <w:pStyle w:val="ListParagraph"/>
        <w:numPr>
          <w:ilvl w:val="0"/>
          <w:numId w:val="1"/>
        </w:numPr>
        <w:bidi/>
        <w:jc w:val="both"/>
        <w:rPr>
          <w:rFonts w:cs="B Nazanin"/>
          <w:sz w:val="28"/>
          <w:szCs w:val="28"/>
          <w:rtl/>
          <w:lang w:bidi="fa-IR"/>
        </w:rPr>
      </w:pPr>
      <w:r w:rsidRPr="00342415">
        <w:rPr>
          <w:rFonts w:cs="B Nazanin"/>
          <w:sz w:val="28"/>
          <w:szCs w:val="28"/>
          <w:rtl/>
          <w:lang w:bidi="fa-IR"/>
        </w:rPr>
        <w:t>توجه سلسله مراتب</w:t>
      </w:r>
      <w:r w:rsidRPr="00342415">
        <w:rPr>
          <w:rFonts w:cs="B Nazanin" w:hint="cs"/>
          <w:sz w:val="28"/>
          <w:szCs w:val="28"/>
          <w:rtl/>
          <w:lang w:bidi="fa-IR"/>
        </w:rPr>
        <w:t>ی</w:t>
      </w:r>
      <w:r w:rsidRPr="00342415">
        <w:rPr>
          <w:rFonts w:cs="B Nazanin"/>
          <w:sz w:val="28"/>
          <w:szCs w:val="28"/>
          <w:rtl/>
          <w:lang w:bidi="fa-IR"/>
        </w:rPr>
        <w:t xml:space="preserve"> برا</w:t>
      </w:r>
      <w:r w:rsidRPr="00342415">
        <w:rPr>
          <w:rFonts w:cs="B Nazanin" w:hint="cs"/>
          <w:sz w:val="28"/>
          <w:szCs w:val="28"/>
          <w:rtl/>
          <w:lang w:bidi="fa-IR"/>
        </w:rPr>
        <w:t>ی</w:t>
      </w:r>
      <w:r w:rsidRPr="00342415">
        <w:rPr>
          <w:rFonts w:cs="B Nazanin"/>
          <w:sz w:val="28"/>
          <w:szCs w:val="28"/>
          <w:rtl/>
          <w:lang w:bidi="fa-IR"/>
        </w:rPr>
        <w:t xml:space="preserve"> کل </w:t>
      </w:r>
      <w:r w:rsidRPr="00342415">
        <w:rPr>
          <w:rFonts w:cs="B Nazanin" w:hint="cs"/>
          <w:sz w:val="28"/>
          <w:szCs w:val="28"/>
          <w:rtl/>
          <w:lang w:bidi="fa-IR"/>
        </w:rPr>
        <w:t>گراف</w:t>
      </w:r>
      <w:r w:rsidRPr="00342415">
        <w:rPr>
          <w:rFonts w:cs="B Nazanin"/>
          <w:sz w:val="28"/>
          <w:szCs w:val="28"/>
          <w:rtl/>
          <w:lang w:bidi="fa-IR"/>
        </w:rPr>
        <w:t xml:space="preserve"> </w:t>
      </w:r>
      <w:r w:rsidRPr="00342415">
        <w:rPr>
          <w:rFonts w:cs="B Nazanin" w:hint="cs"/>
          <w:sz w:val="28"/>
          <w:szCs w:val="28"/>
          <w:rtl/>
          <w:lang w:bidi="fa-IR"/>
        </w:rPr>
        <w:t>نامتجانس</w:t>
      </w:r>
      <w:r w:rsidRPr="00342415">
        <w:rPr>
          <w:rFonts w:cs="B Nazanin"/>
          <w:sz w:val="28"/>
          <w:szCs w:val="28"/>
          <w:rtl/>
          <w:lang w:bidi="fa-IR"/>
        </w:rPr>
        <w:t xml:space="preserve"> مشترک است ، به ا</w:t>
      </w:r>
      <w:r w:rsidRPr="00342415">
        <w:rPr>
          <w:rFonts w:cs="B Nazanin" w:hint="cs"/>
          <w:sz w:val="28"/>
          <w:szCs w:val="28"/>
          <w:rtl/>
          <w:lang w:bidi="fa-IR"/>
        </w:rPr>
        <w:t>ی</w:t>
      </w:r>
      <w:r w:rsidRPr="00342415">
        <w:rPr>
          <w:rFonts w:cs="B Nazanin" w:hint="eastAsia"/>
          <w:sz w:val="28"/>
          <w:szCs w:val="28"/>
          <w:rtl/>
          <w:lang w:bidi="fa-IR"/>
        </w:rPr>
        <w:t>ن</w:t>
      </w:r>
      <w:r w:rsidRPr="00342415">
        <w:rPr>
          <w:rFonts w:cs="B Nazanin"/>
          <w:sz w:val="28"/>
          <w:szCs w:val="28"/>
          <w:rtl/>
          <w:lang w:bidi="fa-IR"/>
        </w:rPr>
        <w:t xml:space="preserve"> معن</w:t>
      </w:r>
      <w:r w:rsidRPr="00342415">
        <w:rPr>
          <w:rFonts w:cs="B Nazanin" w:hint="cs"/>
          <w:sz w:val="28"/>
          <w:szCs w:val="28"/>
          <w:rtl/>
          <w:lang w:bidi="fa-IR"/>
        </w:rPr>
        <w:t>ی</w:t>
      </w:r>
      <w:r w:rsidRPr="00342415">
        <w:rPr>
          <w:rFonts w:cs="B Nazanin"/>
          <w:sz w:val="28"/>
          <w:szCs w:val="28"/>
          <w:rtl/>
          <w:lang w:bidi="fa-IR"/>
        </w:rPr>
        <w:t xml:space="preserve"> که تعداد پارامترها به مق</w:t>
      </w:r>
      <w:r w:rsidRPr="00342415">
        <w:rPr>
          <w:rFonts w:cs="B Nazanin" w:hint="cs"/>
          <w:sz w:val="28"/>
          <w:szCs w:val="28"/>
          <w:rtl/>
          <w:lang w:bidi="fa-IR"/>
        </w:rPr>
        <w:t>ی</w:t>
      </w:r>
      <w:r w:rsidRPr="00342415">
        <w:rPr>
          <w:rFonts w:cs="B Nazanin" w:hint="eastAsia"/>
          <w:sz w:val="28"/>
          <w:szCs w:val="28"/>
          <w:rtl/>
          <w:lang w:bidi="fa-IR"/>
        </w:rPr>
        <w:t>اس</w:t>
      </w:r>
      <w:r w:rsidRPr="00342415">
        <w:rPr>
          <w:rFonts w:cs="B Nazanin"/>
          <w:sz w:val="28"/>
          <w:szCs w:val="28"/>
          <w:rtl/>
          <w:lang w:bidi="fa-IR"/>
        </w:rPr>
        <w:t xml:space="preserve"> </w:t>
      </w:r>
      <w:r w:rsidRPr="00342415">
        <w:rPr>
          <w:rFonts w:cs="B Nazanin" w:hint="cs"/>
          <w:sz w:val="28"/>
          <w:szCs w:val="28"/>
          <w:rtl/>
          <w:lang w:bidi="fa-IR"/>
        </w:rPr>
        <w:t>گراف</w:t>
      </w:r>
      <w:r w:rsidRPr="00342415">
        <w:rPr>
          <w:rFonts w:cs="B Nazanin"/>
          <w:sz w:val="28"/>
          <w:szCs w:val="28"/>
          <w:rtl/>
          <w:lang w:bidi="fa-IR"/>
        </w:rPr>
        <w:t xml:space="preserve"> </w:t>
      </w:r>
      <w:r w:rsidRPr="00342415">
        <w:rPr>
          <w:rFonts w:cs="B Nazanin" w:hint="cs"/>
          <w:sz w:val="28"/>
          <w:szCs w:val="28"/>
          <w:rtl/>
          <w:lang w:bidi="fa-IR"/>
        </w:rPr>
        <w:t>نامتجانس</w:t>
      </w:r>
      <w:r w:rsidRPr="00342415">
        <w:rPr>
          <w:rFonts w:cs="B Nazanin"/>
          <w:sz w:val="28"/>
          <w:szCs w:val="28"/>
          <w:rtl/>
          <w:lang w:bidi="fa-IR"/>
        </w:rPr>
        <w:t xml:space="preserve"> وابسته ن</w:t>
      </w:r>
      <w:r w:rsidRPr="00342415">
        <w:rPr>
          <w:rFonts w:cs="B Nazanin" w:hint="cs"/>
          <w:sz w:val="28"/>
          <w:szCs w:val="28"/>
          <w:rtl/>
          <w:lang w:bidi="fa-IR"/>
        </w:rPr>
        <w:t>ی</w:t>
      </w:r>
      <w:r w:rsidRPr="00342415">
        <w:rPr>
          <w:rFonts w:cs="B Nazanin" w:hint="eastAsia"/>
          <w:sz w:val="28"/>
          <w:szCs w:val="28"/>
          <w:rtl/>
          <w:lang w:bidi="fa-IR"/>
        </w:rPr>
        <w:t>ست</w:t>
      </w:r>
      <w:r w:rsidRPr="00342415">
        <w:rPr>
          <w:rFonts w:cs="B Nazanin"/>
          <w:sz w:val="28"/>
          <w:szCs w:val="28"/>
          <w:rtl/>
          <w:lang w:bidi="fa-IR"/>
        </w:rPr>
        <w:t xml:space="preserve"> و مدل م</w:t>
      </w:r>
      <w:r w:rsidRPr="00342415">
        <w:rPr>
          <w:rFonts w:cs="B Nazanin" w:hint="cs"/>
          <w:sz w:val="28"/>
          <w:szCs w:val="28"/>
          <w:rtl/>
          <w:lang w:bidi="fa-IR"/>
        </w:rPr>
        <w:t>ی</w:t>
      </w:r>
      <w:r w:rsidRPr="00342415">
        <w:rPr>
          <w:rFonts w:cs="B Nazanin"/>
          <w:sz w:val="28"/>
          <w:szCs w:val="28"/>
          <w:rtl/>
          <w:lang w:bidi="fa-IR"/>
        </w:rPr>
        <w:t xml:space="preserve"> تواند برا</w:t>
      </w:r>
      <w:r w:rsidRPr="00342415">
        <w:rPr>
          <w:rFonts w:cs="B Nazanin" w:hint="cs"/>
          <w:sz w:val="28"/>
          <w:szCs w:val="28"/>
          <w:rtl/>
          <w:lang w:bidi="fa-IR"/>
        </w:rPr>
        <w:t>ی</w:t>
      </w:r>
      <w:r w:rsidRPr="00342415">
        <w:rPr>
          <w:rFonts w:cs="B Nazanin"/>
          <w:sz w:val="28"/>
          <w:szCs w:val="28"/>
          <w:rtl/>
          <w:lang w:bidi="fa-IR"/>
        </w:rPr>
        <w:t xml:space="preserve"> گره</w:t>
      </w:r>
      <w:r w:rsidRPr="00342415">
        <w:rPr>
          <w:rFonts w:cs="B Nazanin" w:hint="cs"/>
          <w:sz w:val="28"/>
          <w:szCs w:val="28"/>
          <w:rtl/>
          <w:lang w:bidi="fa-IR"/>
        </w:rPr>
        <w:t>‌</w:t>
      </w:r>
      <w:r w:rsidRPr="00342415">
        <w:rPr>
          <w:rFonts w:cs="B Nazanin"/>
          <w:sz w:val="28"/>
          <w:szCs w:val="28"/>
          <w:rtl/>
          <w:lang w:bidi="fa-IR"/>
        </w:rPr>
        <w:t>ها</w:t>
      </w:r>
      <w:r w:rsidRPr="00342415">
        <w:rPr>
          <w:rFonts w:cs="B Nazanin" w:hint="cs"/>
          <w:sz w:val="28"/>
          <w:szCs w:val="28"/>
          <w:rtl/>
          <w:lang w:bidi="fa-IR"/>
        </w:rPr>
        <w:t>ی</w:t>
      </w:r>
      <w:r w:rsidRPr="00342415">
        <w:rPr>
          <w:rFonts w:cs="B Nazanin"/>
          <w:sz w:val="28"/>
          <w:szCs w:val="28"/>
          <w:rtl/>
          <w:lang w:bidi="fa-IR"/>
        </w:rPr>
        <w:t xml:space="preserve"> د</w:t>
      </w:r>
      <w:r w:rsidRPr="00342415">
        <w:rPr>
          <w:rFonts w:cs="B Nazanin" w:hint="cs"/>
          <w:sz w:val="28"/>
          <w:szCs w:val="28"/>
          <w:rtl/>
          <w:lang w:bidi="fa-IR"/>
        </w:rPr>
        <w:t>ی</w:t>
      </w:r>
      <w:r w:rsidRPr="00342415">
        <w:rPr>
          <w:rFonts w:cs="B Nazanin" w:hint="eastAsia"/>
          <w:sz w:val="28"/>
          <w:szCs w:val="28"/>
          <w:rtl/>
          <w:lang w:bidi="fa-IR"/>
        </w:rPr>
        <w:t>ده</w:t>
      </w:r>
      <w:r w:rsidRPr="00342415">
        <w:rPr>
          <w:rFonts w:cs="B Nazanin"/>
          <w:sz w:val="28"/>
          <w:szCs w:val="28"/>
          <w:rtl/>
          <w:lang w:bidi="fa-IR"/>
        </w:rPr>
        <w:t xml:space="preserve"> نشده قبل</w:t>
      </w:r>
      <w:r w:rsidRPr="00342415">
        <w:rPr>
          <w:rFonts w:cs="B Nazanin" w:hint="cs"/>
          <w:sz w:val="28"/>
          <w:szCs w:val="28"/>
          <w:rtl/>
          <w:lang w:bidi="fa-IR"/>
        </w:rPr>
        <w:t>ی</w:t>
      </w:r>
      <w:r w:rsidRPr="00342415">
        <w:rPr>
          <w:rFonts w:cs="B Nazanin"/>
          <w:sz w:val="28"/>
          <w:szCs w:val="28"/>
          <w:rtl/>
          <w:lang w:bidi="fa-IR"/>
        </w:rPr>
        <w:t xml:space="preserve"> </w:t>
      </w:r>
      <w:r w:rsidRPr="00342415">
        <w:rPr>
          <w:rFonts w:cs="B Nazanin" w:hint="cs"/>
          <w:sz w:val="28"/>
          <w:szCs w:val="28"/>
          <w:rtl/>
          <w:lang w:bidi="fa-IR"/>
        </w:rPr>
        <w:t>ی</w:t>
      </w:r>
      <w:r w:rsidRPr="00342415">
        <w:rPr>
          <w:rFonts w:cs="B Nazanin" w:hint="eastAsia"/>
          <w:sz w:val="28"/>
          <w:szCs w:val="28"/>
          <w:rtl/>
          <w:lang w:bidi="fa-IR"/>
        </w:rPr>
        <w:t>ا</w:t>
      </w:r>
      <w:r w:rsidRPr="00342415">
        <w:rPr>
          <w:rFonts w:cs="B Nazanin"/>
          <w:sz w:val="28"/>
          <w:szCs w:val="28"/>
          <w:rtl/>
          <w:lang w:bidi="fa-IR"/>
        </w:rPr>
        <w:t xml:space="preserve"> حت</w:t>
      </w:r>
      <w:r w:rsidRPr="00342415">
        <w:rPr>
          <w:rFonts w:cs="B Nazanin" w:hint="cs"/>
          <w:sz w:val="28"/>
          <w:szCs w:val="28"/>
          <w:rtl/>
          <w:lang w:bidi="fa-IR"/>
        </w:rPr>
        <w:t>ی</w:t>
      </w:r>
      <w:r w:rsidRPr="00342415">
        <w:rPr>
          <w:rFonts w:cs="B Nazanin"/>
          <w:sz w:val="28"/>
          <w:szCs w:val="28"/>
          <w:rtl/>
          <w:lang w:bidi="fa-IR"/>
        </w:rPr>
        <w:t xml:space="preserve"> </w:t>
      </w:r>
      <w:r w:rsidRPr="00342415">
        <w:rPr>
          <w:rFonts w:cs="B Nazanin" w:hint="cs"/>
          <w:sz w:val="28"/>
          <w:szCs w:val="28"/>
          <w:rtl/>
          <w:lang w:bidi="fa-IR"/>
        </w:rPr>
        <w:t>گراف</w:t>
      </w:r>
      <w:r w:rsidRPr="00342415">
        <w:rPr>
          <w:rFonts w:cs="B Nazanin"/>
          <w:sz w:val="28"/>
          <w:szCs w:val="28"/>
          <w:rtl/>
          <w:lang w:bidi="fa-IR"/>
        </w:rPr>
        <w:t xml:space="preserve"> د</w:t>
      </w:r>
      <w:r w:rsidRPr="00342415">
        <w:rPr>
          <w:rFonts w:cs="B Nazanin" w:hint="cs"/>
          <w:sz w:val="28"/>
          <w:szCs w:val="28"/>
          <w:rtl/>
          <w:lang w:bidi="fa-IR"/>
        </w:rPr>
        <w:t>ی</w:t>
      </w:r>
      <w:r w:rsidRPr="00342415">
        <w:rPr>
          <w:rFonts w:cs="B Nazanin" w:hint="eastAsia"/>
          <w:sz w:val="28"/>
          <w:szCs w:val="28"/>
          <w:rtl/>
          <w:lang w:bidi="fa-IR"/>
        </w:rPr>
        <w:t>ده</w:t>
      </w:r>
      <w:r w:rsidRPr="00342415">
        <w:rPr>
          <w:rFonts w:cs="B Nazanin"/>
          <w:sz w:val="28"/>
          <w:szCs w:val="28"/>
          <w:rtl/>
          <w:lang w:bidi="fa-IR"/>
        </w:rPr>
        <w:t xml:space="preserve"> نشده تعب</w:t>
      </w:r>
      <w:r w:rsidRPr="00342415">
        <w:rPr>
          <w:rFonts w:cs="B Nazanin" w:hint="cs"/>
          <w:sz w:val="28"/>
          <w:szCs w:val="28"/>
          <w:rtl/>
          <w:lang w:bidi="fa-IR"/>
        </w:rPr>
        <w:t>ی</w:t>
      </w:r>
      <w:r w:rsidRPr="00342415">
        <w:rPr>
          <w:rFonts w:cs="B Nazanin" w:hint="eastAsia"/>
          <w:sz w:val="28"/>
          <w:szCs w:val="28"/>
          <w:rtl/>
          <w:lang w:bidi="fa-IR"/>
        </w:rPr>
        <w:t>ه</w:t>
      </w:r>
      <w:r w:rsidRPr="00342415">
        <w:rPr>
          <w:rFonts w:cs="B Nazanin"/>
          <w:sz w:val="28"/>
          <w:szCs w:val="28"/>
          <w:rtl/>
          <w:lang w:bidi="fa-IR"/>
        </w:rPr>
        <w:t xml:space="preserve"> گره ا</w:t>
      </w:r>
      <w:r w:rsidRPr="00342415">
        <w:rPr>
          <w:rFonts w:cs="B Nazanin" w:hint="cs"/>
          <w:sz w:val="28"/>
          <w:szCs w:val="28"/>
          <w:rtl/>
          <w:lang w:bidi="fa-IR"/>
        </w:rPr>
        <w:t>ی</w:t>
      </w:r>
      <w:r w:rsidRPr="00342415">
        <w:rPr>
          <w:rFonts w:cs="B Nazanin" w:hint="eastAsia"/>
          <w:sz w:val="28"/>
          <w:szCs w:val="28"/>
          <w:rtl/>
          <w:lang w:bidi="fa-IR"/>
        </w:rPr>
        <w:t>جاد</w:t>
      </w:r>
      <w:r w:rsidRPr="00342415">
        <w:rPr>
          <w:rFonts w:cs="B Nazanin"/>
          <w:sz w:val="28"/>
          <w:szCs w:val="28"/>
          <w:rtl/>
          <w:lang w:bidi="fa-IR"/>
        </w:rPr>
        <w:t xml:space="preserve"> کند.</w:t>
      </w:r>
    </w:p>
    <w:p w14:paraId="73DAA077" w14:textId="7615C178" w:rsidR="00392ACB" w:rsidRDefault="00342415" w:rsidP="00B4535B">
      <w:pPr>
        <w:pStyle w:val="ListParagraph"/>
        <w:numPr>
          <w:ilvl w:val="0"/>
          <w:numId w:val="1"/>
        </w:numPr>
        <w:bidi/>
        <w:jc w:val="both"/>
        <w:rPr>
          <w:rFonts w:cs="B Nazanin"/>
          <w:sz w:val="28"/>
          <w:szCs w:val="28"/>
          <w:lang w:bidi="fa-IR"/>
        </w:rPr>
      </w:pPr>
      <w:r w:rsidRPr="00342415">
        <w:rPr>
          <w:rFonts w:cs="B Nazanin"/>
          <w:sz w:val="28"/>
          <w:szCs w:val="28"/>
          <w:rtl/>
          <w:lang w:bidi="fa-IR"/>
        </w:rPr>
        <w:t>مدل پ</w:t>
      </w:r>
      <w:r w:rsidRPr="00342415">
        <w:rPr>
          <w:rFonts w:cs="B Nazanin" w:hint="cs"/>
          <w:sz w:val="28"/>
          <w:szCs w:val="28"/>
          <w:rtl/>
          <w:lang w:bidi="fa-IR"/>
        </w:rPr>
        <w:t>ی</w:t>
      </w:r>
      <w:r w:rsidRPr="00342415">
        <w:rPr>
          <w:rFonts w:cs="B Nazanin" w:hint="eastAsia"/>
          <w:sz w:val="28"/>
          <w:szCs w:val="28"/>
          <w:rtl/>
          <w:lang w:bidi="fa-IR"/>
        </w:rPr>
        <w:t>شنهاد</w:t>
      </w:r>
      <w:r w:rsidRPr="00342415">
        <w:rPr>
          <w:rFonts w:cs="B Nazanin" w:hint="cs"/>
          <w:sz w:val="28"/>
          <w:szCs w:val="28"/>
          <w:rtl/>
          <w:lang w:bidi="fa-IR"/>
        </w:rPr>
        <w:t>ی</w:t>
      </w:r>
      <w:r w:rsidRPr="00342415">
        <w:rPr>
          <w:rFonts w:cs="B Nazanin"/>
          <w:sz w:val="28"/>
          <w:szCs w:val="28"/>
          <w:rtl/>
          <w:lang w:bidi="fa-IR"/>
        </w:rPr>
        <w:t xml:space="preserve"> دارا</w:t>
      </w:r>
      <w:r w:rsidRPr="00342415">
        <w:rPr>
          <w:rFonts w:cs="B Nazanin" w:hint="cs"/>
          <w:sz w:val="28"/>
          <w:szCs w:val="28"/>
          <w:rtl/>
          <w:lang w:bidi="fa-IR"/>
        </w:rPr>
        <w:t>ی</w:t>
      </w:r>
      <w:r w:rsidRPr="00342415">
        <w:rPr>
          <w:rFonts w:cs="B Nazanin"/>
          <w:sz w:val="28"/>
          <w:szCs w:val="28"/>
          <w:rtl/>
          <w:lang w:bidi="fa-IR"/>
        </w:rPr>
        <w:t xml:space="preserve"> قابل</w:t>
      </w:r>
      <w:r w:rsidRPr="00342415">
        <w:rPr>
          <w:rFonts w:cs="B Nazanin" w:hint="cs"/>
          <w:sz w:val="28"/>
          <w:szCs w:val="28"/>
          <w:rtl/>
          <w:lang w:bidi="fa-IR"/>
        </w:rPr>
        <w:t>ی</w:t>
      </w:r>
      <w:r w:rsidRPr="00342415">
        <w:rPr>
          <w:rFonts w:cs="B Nazanin" w:hint="eastAsia"/>
          <w:sz w:val="28"/>
          <w:szCs w:val="28"/>
          <w:rtl/>
          <w:lang w:bidi="fa-IR"/>
        </w:rPr>
        <w:t>ت</w:t>
      </w:r>
      <w:r w:rsidRPr="00342415">
        <w:rPr>
          <w:rFonts w:cs="B Nazanin"/>
          <w:sz w:val="28"/>
          <w:szCs w:val="28"/>
          <w:rtl/>
          <w:lang w:bidi="fa-IR"/>
        </w:rPr>
        <w:t xml:space="preserve"> تفس</w:t>
      </w:r>
      <w:r w:rsidRPr="00342415">
        <w:rPr>
          <w:rFonts w:cs="B Nazanin" w:hint="cs"/>
          <w:sz w:val="28"/>
          <w:szCs w:val="28"/>
          <w:rtl/>
          <w:lang w:bidi="fa-IR"/>
        </w:rPr>
        <w:t>ی</w:t>
      </w:r>
      <w:r w:rsidRPr="00342415">
        <w:rPr>
          <w:rFonts w:cs="B Nazanin" w:hint="eastAsia"/>
          <w:sz w:val="28"/>
          <w:szCs w:val="28"/>
          <w:rtl/>
          <w:lang w:bidi="fa-IR"/>
        </w:rPr>
        <w:t>ر</w:t>
      </w:r>
      <w:r w:rsidRPr="00342415">
        <w:rPr>
          <w:rFonts w:cs="B Nazanin"/>
          <w:sz w:val="28"/>
          <w:szCs w:val="28"/>
          <w:rtl/>
          <w:lang w:bidi="fa-IR"/>
        </w:rPr>
        <w:t xml:space="preserve"> بالقوه خوب</w:t>
      </w:r>
      <w:r w:rsidRPr="00342415">
        <w:rPr>
          <w:rFonts w:cs="B Nazanin" w:hint="cs"/>
          <w:sz w:val="28"/>
          <w:szCs w:val="28"/>
          <w:rtl/>
          <w:lang w:bidi="fa-IR"/>
        </w:rPr>
        <w:t>ی</w:t>
      </w:r>
      <w:r w:rsidRPr="00342415">
        <w:rPr>
          <w:rFonts w:cs="B Nazanin"/>
          <w:sz w:val="28"/>
          <w:szCs w:val="28"/>
          <w:rtl/>
          <w:lang w:bidi="fa-IR"/>
        </w:rPr>
        <w:t xml:space="preserve"> برا</w:t>
      </w:r>
      <w:r w:rsidRPr="00342415">
        <w:rPr>
          <w:rFonts w:cs="B Nazanin" w:hint="cs"/>
          <w:sz w:val="28"/>
          <w:szCs w:val="28"/>
          <w:rtl/>
          <w:lang w:bidi="fa-IR"/>
        </w:rPr>
        <w:t>ی</w:t>
      </w:r>
      <w:r w:rsidRPr="00342415">
        <w:rPr>
          <w:rFonts w:cs="B Nazanin"/>
          <w:sz w:val="28"/>
          <w:szCs w:val="28"/>
          <w:rtl/>
          <w:lang w:bidi="fa-IR"/>
        </w:rPr>
        <w:t xml:space="preserve"> تعب</w:t>
      </w:r>
      <w:r w:rsidRPr="00342415">
        <w:rPr>
          <w:rFonts w:cs="B Nazanin" w:hint="cs"/>
          <w:sz w:val="28"/>
          <w:szCs w:val="28"/>
          <w:rtl/>
          <w:lang w:bidi="fa-IR"/>
        </w:rPr>
        <w:t>ی</w:t>
      </w:r>
      <w:r w:rsidRPr="00342415">
        <w:rPr>
          <w:rFonts w:cs="B Nazanin" w:hint="eastAsia"/>
          <w:sz w:val="28"/>
          <w:szCs w:val="28"/>
          <w:rtl/>
          <w:lang w:bidi="fa-IR"/>
        </w:rPr>
        <w:t>ه</w:t>
      </w:r>
      <w:r w:rsidRPr="00342415">
        <w:rPr>
          <w:rFonts w:cs="B Nazanin"/>
          <w:sz w:val="28"/>
          <w:szCs w:val="28"/>
          <w:rtl/>
          <w:lang w:bidi="fa-IR"/>
        </w:rPr>
        <w:t xml:space="preserve"> گره </w:t>
      </w:r>
      <w:r w:rsidRPr="00342415">
        <w:rPr>
          <w:rFonts w:cs="B Nazanin" w:hint="cs"/>
          <w:sz w:val="28"/>
          <w:szCs w:val="28"/>
          <w:rtl/>
          <w:lang w:bidi="fa-IR"/>
        </w:rPr>
        <w:t>ی</w:t>
      </w:r>
      <w:r w:rsidRPr="00342415">
        <w:rPr>
          <w:rFonts w:cs="B Nazanin" w:hint="eastAsia"/>
          <w:sz w:val="28"/>
          <w:szCs w:val="28"/>
          <w:rtl/>
          <w:lang w:bidi="fa-IR"/>
        </w:rPr>
        <w:t>اد</w:t>
      </w:r>
      <w:r w:rsidRPr="00342415">
        <w:rPr>
          <w:rFonts w:cs="B Nazanin"/>
          <w:sz w:val="28"/>
          <w:szCs w:val="28"/>
          <w:rtl/>
          <w:lang w:bidi="fa-IR"/>
        </w:rPr>
        <w:t xml:space="preserve"> گرفته است که </w:t>
      </w:r>
      <w:r w:rsidRPr="00342415">
        <w:rPr>
          <w:rFonts w:cs="B Nazanin" w:hint="cs"/>
          <w:sz w:val="28"/>
          <w:szCs w:val="28"/>
          <w:rtl/>
          <w:lang w:bidi="fa-IR"/>
        </w:rPr>
        <w:t>ی</w:t>
      </w:r>
      <w:r w:rsidRPr="00342415">
        <w:rPr>
          <w:rFonts w:cs="B Nazanin" w:hint="eastAsia"/>
          <w:sz w:val="28"/>
          <w:szCs w:val="28"/>
          <w:rtl/>
          <w:lang w:bidi="fa-IR"/>
        </w:rPr>
        <w:t>ک</w:t>
      </w:r>
      <w:r w:rsidRPr="00342415">
        <w:rPr>
          <w:rFonts w:cs="B Nazanin"/>
          <w:sz w:val="28"/>
          <w:szCs w:val="28"/>
          <w:rtl/>
          <w:lang w:bidi="fa-IR"/>
        </w:rPr>
        <w:t xml:space="preserve"> مز</w:t>
      </w:r>
      <w:r w:rsidRPr="00342415">
        <w:rPr>
          <w:rFonts w:cs="B Nazanin" w:hint="cs"/>
          <w:sz w:val="28"/>
          <w:szCs w:val="28"/>
          <w:rtl/>
          <w:lang w:bidi="fa-IR"/>
        </w:rPr>
        <w:t>ی</w:t>
      </w:r>
      <w:r w:rsidRPr="00342415">
        <w:rPr>
          <w:rFonts w:cs="B Nazanin" w:hint="eastAsia"/>
          <w:sz w:val="28"/>
          <w:szCs w:val="28"/>
          <w:rtl/>
          <w:lang w:bidi="fa-IR"/>
        </w:rPr>
        <w:t>ت</w:t>
      </w:r>
      <w:r w:rsidRPr="00342415">
        <w:rPr>
          <w:rFonts w:cs="B Nazanin"/>
          <w:sz w:val="28"/>
          <w:szCs w:val="28"/>
          <w:rtl/>
          <w:lang w:bidi="fa-IR"/>
        </w:rPr>
        <w:t xml:space="preserve"> بزرگ برا</w:t>
      </w:r>
      <w:r w:rsidRPr="00342415">
        <w:rPr>
          <w:rFonts w:cs="B Nazanin" w:hint="cs"/>
          <w:sz w:val="28"/>
          <w:szCs w:val="28"/>
          <w:rtl/>
          <w:lang w:bidi="fa-IR"/>
        </w:rPr>
        <w:t>ی</w:t>
      </w:r>
      <w:r w:rsidRPr="00342415">
        <w:rPr>
          <w:rFonts w:cs="B Nazanin"/>
          <w:sz w:val="28"/>
          <w:szCs w:val="28"/>
          <w:rtl/>
          <w:lang w:bidi="fa-IR"/>
        </w:rPr>
        <w:t xml:space="preserve"> تجز</w:t>
      </w:r>
      <w:r w:rsidRPr="00342415">
        <w:rPr>
          <w:rFonts w:cs="B Nazanin" w:hint="cs"/>
          <w:sz w:val="28"/>
          <w:szCs w:val="28"/>
          <w:rtl/>
          <w:lang w:bidi="fa-IR"/>
        </w:rPr>
        <w:t>ی</w:t>
      </w:r>
      <w:r w:rsidRPr="00342415">
        <w:rPr>
          <w:rFonts w:cs="B Nazanin" w:hint="eastAsia"/>
          <w:sz w:val="28"/>
          <w:szCs w:val="28"/>
          <w:rtl/>
          <w:lang w:bidi="fa-IR"/>
        </w:rPr>
        <w:t>ه</w:t>
      </w:r>
      <w:r w:rsidRPr="00342415">
        <w:rPr>
          <w:rFonts w:cs="B Nazanin"/>
          <w:sz w:val="28"/>
          <w:szCs w:val="28"/>
          <w:rtl/>
          <w:lang w:bidi="fa-IR"/>
        </w:rPr>
        <w:t xml:space="preserve"> و تحل</w:t>
      </w:r>
      <w:r w:rsidRPr="00342415">
        <w:rPr>
          <w:rFonts w:cs="B Nazanin" w:hint="cs"/>
          <w:sz w:val="28"/>
          <w:szCs w:val="28"/>
          <w:rtl/>
          <w:lang w:bidi="fa-IR"/>
        </w:rPr>
        <w:t>ی</w:t>
      </w:r>
      <w:r w:rsidRPr="00342415">
        <w:rPr>
          <w:rFonts w:cs="B Nazanin" w:hint="eastAsia"/>
          <w:sz w:val="28"/>
          <w:szCs w:val="28"/>
          <w:rtl/>
          <w:lang w:bidi="fa-IR"/>
        </w:rPr>
        <w:t>ل</w:t>
      </w:r>
      <w:r w:rsidRPr="00342415">
        <w:rPr>
          <w:rFonts w:cs="B Nazanin"/>
          <w:sz w:val="28"/>
          <w:szCs w:val="28"/>
          <w:rtl/>
          <w:lang w:bidi="fa-IR"/>
        </w:rPr>
        <w:t xml:space="preserve"> </w:t>
      </w:r>
      <w:r w:rsidRPr="00342415">
        <w:rPr>
          <w:rFonts w:cs="B Nazanin" w:hint="cs"/>
          <w:sz w:val="28"/>
          <w:szCs w:val="28"/>
          <w:rtl/>
          <w:lang w:bidi="fa-IR"/>
        </w:rPr>
        <w:t>گراف نامتجانس</w:t>
      </w:r>
      <w:r w:rsidRPr="00342415">
        <w:rPr>
          <w:rFonts w:cs="B Nazanin"/>
          <w:sz w:val="28"/>
          <w:szCs w:val="28"/>
          <w:rtl/>
          <w:lang w:bidi="fa-IR"/>
        </w:rPr>
        <w:t xml:space="preserve"> است. براساس مقاد</w:t>
      </w:r>
      <w:r w:rsidRPr="00342415">
        <w:rPr>
          <w:rFonts w:cs="B Nazanin" w:hint="cs"/>
          <w:sz w:val="28"/>
          <w:szCs w:val="28"/>
          <w:rtl/>
          <w:lang w:bidi="fa-IR"/>
        </w:rPr>
        <w:t>ی</w:t>
      </w:r>
      <w:r w:rsidRPr="00342415">
        <w:rPr>
          <w:rFonts w:cs="B Nazanin" w:hint="eastAsia"/>
          <w:sz w:val="28"/>
          <w:szCs w:val="28"/>
          <w:rtl/>
          <w:lang w:bidi="fa-IR"/>
        </w:rPr>
        <w:t>ر</w:t>
      </w:r>
      <w:r w:rsidRPr="00342415">
        <w:rPr>
          <w:rFonts w:cs="B Nazanin"/>
          <w:sz w:val="28"/>
          <w:szCs w:val="28"/>
          <w:rtl/>
          <w:lang w:bidi="fa-IR"/>
        </w:rPr>
        <w:t xml:space="preserve"> توجه ، م</w:t>
      </w:r>
      <w:r w:rsidRPr="00342415">
        <w:rPr>
          <w:rFonts w:cs="B Nazanin" w:hint="cs"/>
          <w:sz w:val="28"/>
          <w:szCs w:val="28"/>
          <w:rtl/>
          <w:lang w:bidi="fa-IR"/>
        </w:rPr>
        <w:t>ی‌</w:t>
      </w:r>
      <w:r w:rsidRPr="00342415">
        <w:rPr>
          <w:rFonts w:cs="B Nazanin"/>
          <w:sz w:val="28"/>
          <w:szCs w:val="28"/>
          <w:rtl/>
          <w:lang w:bidi="fa-IR"/>
        </w:rPr>
        <w:t>توان</w:t>
      </w:r>
      <w:r w:rsidRPr="00342415">
        <w:rPr>
          <w:rFonts w:cs="B Nazanin" w:hint="cs"/>
          <w:sz w:val="28"/>
          <w:szCs w:val="28"/>
          <w:rtl/>
          <w:lang w:bidi="fa-IR"/>
        </w:rPr>
        <w:t>ی</w:t>
      </w:r>
      <w:r w:rsidRPr="00342415">
        <w:rPr>
          <w:rFonts w:cs="B Nazanin" w:hint="eastAsia"/>
          <w:sz w:val="28"/>
          <w:szCs w:val="28"/>
          <w:rtl/>
          <w:lang w:bidi="fa-IR"/>
        </w:rPr>
        <w:t>م</w:t>
      </w:r>
      <w:r w:rsidRPr="00342415">
        <w:rPr>
          <w:rFonts w:cs="B Nazanin"/>
          <w:sz w:val="28"/>
          <w:szCs w:val="28"/>
          <w:rtl/>
          <w:lang w:bidi="fa-IR"/>
        </w:rPr>
        <w:t xml:space="preserve"> بررس</w:t>
      </w:r>
      <w:r w:rsidRPr="00342415">
        <w:rPr>
          <w:rFonts w:cs="B Nazanin" w:hint="cs"/>
          <w:sz w:val="28"/>
          <w:szCs w:val="28"/>
          <w:rtl/>
          <w:lang w:bidi="fa-IR"/>
        </w:rPr>
        <w:t>ی</w:t>
      </w:r>
      <w:r w:rsidRPr="00342415">
        <w:rPr>
          <w:rFonts w:cs="B Nazanin"/>
          <w:sz w:val="28"/>
          <w:szCs w:val="28"/>
          <w:rtl/>
          <w:lang w:bidi="fa-IR"/>
        </w:rPr>
        <w:t xml:space="preserve"> کن</w:t>
      </w:r>
      <w:r w:rsidRPr="00342415">
        <w:rPr>
          <w:rFonts w:cs="B Nazanin" w:hint="cs"/>
          <w:sz w:val="28"/>
          <w:szCs w:val="28"/>
          <w:rtl/>
          <w:lang w:bidi="fa-IR"/>
        </w:rPr>
        <w:t>ی</w:t>
      </w:r>
      <w:r w:rsidRPr="00342415">
        <w:rPr>
          <w:rFonts w:cs="B Nazanin" w:hint="eastAsia"/>
          <w:sz w:val="28"/>
          <w:szCs w:val="28"/>
          <w:rtl/>
          <w:lang w:bidi="fa-IR"/>
        </w:rPr>
        <w:t>م</w:t>
      </w:r>
      <w:r w:rsidRPr="00342415">
        <w:rPr>
          <w:rFonts w:cs="B Nazanin"/>
          <w:sz w:val="28"/>
          <w:szCs w:val="28"/>
          <w:rtl/>
          <w:lang w:bidi="fa-IR"/>
        </w:rPr>
        <w:t xml:space="preserve"> که کدام گره</w:t>
      </w:r>
      <w:r w:rsidRPr="00342415">
        <w:rPr>
          <w:rFonts w:cs="B Nazanin" w:hint="cs"/>
          <w:sz w:val="28"/>
          <w:szCs w:val="28"/>
          <w:rtl/>
          <w:lang w:bidi="fa-IR"/>
        </w:rPr>
        <w:t>‌</w:t>
      </w:r>
      <w:r w:rsidRPr="00342415">
        <w:rPr>
          <w:rFonts w:cs="B Nazanin"/>
          <w:sz w:val="28"/>
          <w:szCs w:val="28"/>
          <w:rtl/>
          <w:lang w:bidi="fa-IR"/>
        </w:rPr>
        <w:t xml:space="preserve">ها </w:t>
      </w:r>
      <w:r w:rsidRPr="00342415">
        <w:rPr>
          <w:rFonts w:cs="B Nazanin" w:hint="cs"/>
          <w:sz w:val="28"/>
          <w:szCs w:val="28"/>
          <w:rtl/>
          <w:lang w:bidi="fa-IR"/>
        </w:rPr>
        <w:t>ی</w:t>
      </w:r>
      <w:r w:rsidRPr="00342415">
        <w:rPr>
          <w:rFonts w:cs="B Nazanin" w:hint="eastAsia"/>
          <w:sz w:val="28"/>
          <w:szCs w:val="28"/>
          <w:rtl/>
          <w:lang w:bidi="fa-IR"/>
        </w:rPr>
        <w:t>ا</w:t>
      </w:r>
      <w:r w:rsidRPr="00342415">
        <w:rPr>
          <w:rFonts w:cs="B Nazanin"/>
          <w:sz w:val="28"/>
          <w:szCs w:val="28"/>
          <w:rtl/>
          <w:lang w:bidi="fa-IR"/>
        </w:rPr>
        <w:t xml:space="preserve"> </w:t>
      </w:r>
      <w:r w:rsidRPr="00342415">
        <w:rPr>
          <w:rFonts w:cs="B Nazanin" w:hint="cs"/>
          <w:sz w:val="28"/>
          <w:szCs w:val="28"/>
          <w:rtl/>
          <w:lang w:bidi="fa-IR"/>
        </w:rPr>
        <w:t>فرا-</w:t>
      </w:r>
      <w:r w:rsidRPr="00342415">
        <w:rPr>
          <w:rFonts w:cs="B Nazanin"/>
          <w:sz w:val="28"/>
          <w:szCs w:val="28"/>
          <w:rtl/>
          <w:lang w:bidi="fa-IR"/>
        </w:rPr>
        <w:t>مس</w:t>
      </w:r>
      <w:r w:rsidRPr="00342415">
        <w:rPr>
          <w:rFonts w:cs="B Nazanin" w:hint="cs"/>
          <w:sz w:val="28"/>
          <w:szCs w:val="28"/>
          <w:rtl/>
          <w:lang w:bidi="fa-IR"/>
        </w:rPr>
        <w:t>ی</w:t>
      </w:r>
      <w:r w:rsidRPr="00342415">
        <w:rPr>
          <w:rFonts w:cs="B Nazanin" w:hint="eastAsia"/>
          <w:sz w:val="28"/>
          <w:szCs w:val="28"/>
          <w:rtl/>
          <w:lang w:bidi="fa-IR"/>
        </w:rPr>
        <w:t>رها</w:t>
      </w:r>
      <w:r w:rsidRPr="00342415">
        <w:rPr>
          <w:rFonts w:cs="B Nazanin"/>
          <w:sz w:val="28"/>
          <w:szCs w:val="28"/>
          <w:rtl/>
          <w:lang w:bidi="fa-IR"/>
        </w:rPr>
        <w:t xml:space="preserve"> مشارکت ب</w:t>
      </w:r>
      <w:r w:rsidRPr="00342415">
        <w:rPr>
          <w:rFonts w:cs="B Nazanin" w:hint="cs"/>
          <w:sz w:val="28"/>
          <w:szCs w:val="28"/>
          <w:rtl/>
          <w:lang w:bidi="fa-IR"/>
        </w:rPr>
        <w:t>ی</w:t>
      </w:r>
      <w:r w:rsidRPr="00342415">
        <w:rPr>
          <w:rFonts w:cs="B Nazanin" w:hint="eastAsia"/>
          <w:sz w:val="28"/>
          <w:szCs w:val="28"/>
          <w:rtl/>
          <w:lang w:bidi="fa-IR"/>
        </w:rPr>
        <w:t>شتر</w:t>
      </w:r>
      <w:r w:rsidRPr="00342415">
        <w:rPr>
          <w:rFonts w:cs="B Nazanin" w:hint="cs"/>
          <w:sz w:val="28"/>
          <w:szCs w:val="28"/>
          <w:rtl/>
          <w:lang w:bidi="fa-IR"/>
        </w:rPr>
        <w:t>ی</w:t>
      </w:r>
      <w:r w:rsidRPr="00342415">
        <w:rPr>
          <w:rFonts w:cs="B Nazanin"/>
          <w:sz w:val="28"/>
          <w:szCs w:val="28"/>
          <w:rtl/>
          <w:lang w:bidi="fa-IR"/>
        </w:rPr>
        <w:t xml:space="preserve"> (</w:t>
      </w:r>
      <w:r w:rsidRPr="00342415">
        <w:rPr>
          <w:rFonts w:cs="B Nazanin" w:hint="cs"/>
          <w:sz w:val="28"/>
          <w:szCs w:val="28"/>
          <w:rtl/>
          <w:lang w:bidi="fa-IR"/>
        </w:rPr>
        <w:t>ی</w:t>
      </w:r>
      <w:r w:rsidRPr="00342415">
        <w:rPr>
          <w:rFonts w:cs="B Nazanin" w:hint="eastAsia"/>
          <w:sz w:val="28"/>
          <w:szCs w:val="28"/>
          <w:rtl/>
          <w:lang w:bidi="fa-IR"/>
        </w:rPr>
        <w:t>ا</w:t>
      </w:r>
      <w:r w:rsidRPr="00342415">
        <w:rPr>
          <w:rFonts w:cs="B Nazanin"/>
          <w:sz w:val="28"/>
          <w:szCs w:val="28"/>
          <w:rtl/>
          <w:lang w:bidi="fa-IR"/>
        </w:rPr>
        <w:t xml:space="preserve"> کم) برا</w:t>
      </w:r>
      <w:r w:rsidRPr="00342415">
        <w:rPr>
          <w:rFonts w:cs="B Nazanin" w:hint="cs"/>
          <w:sz w:val="28"/>
          <w:szCs w:val="28"/>
          <w:rtl/>
          <w:lang w:bidi="fa-IR"/>
        </w:rPr>
        <w:t>ی</w:t>
      </w:r>
      <w:r w:rsidRPr="00342415">
        <w:rPr>
          <w:rFonts w:cs="B Nazanin"/>
          <w:sz w:val="28"/>
          <w:szCs w:val="28"/>
          <w:rtl/>
          <w:lang w:bidi="fa-IR"/>
        </w:rPr>
        <w:t xml:space="preserve"> </w:t>
      </w:r>
      <w:r w:rsidRPr="00342415">
        <w:rPr>
          <w:rFonts w:cs="B Nazanin" w:hint="cs"/>
          <w:sz w:val="28"/>
          <w:szCs w:val="28"/>
          <w:rtl/>
          <w:lang w:bidi="fa-IR"/>
        </w:rPr>
        <w:t>کار</w:t>
      </w:r>
      <w:r w:rsidRPr="00342415">
        <w:rPr>
          <w:rFonts w:cs="B Nazanin"/>
          <w:sz w:val="28"/>
          <w:szCs w:val="28"/>
          <w:rtl/>
          <w:lang w:bidi="fa-IR"/>
        </w:rPr>
        <w:t xml:space="preserve"> ما دارند ، که برا</w:t>
      </w:r>
      <w:r w:rsidRPr="00342415">
        <w:rPr>
          <w:rFonts w:cs="B Nazanin" w:hint="cs"/>
          <w:sz w:val="28"/>
          <w:szCs w:val="28"/>
          <w:rtl/>
          <w:lang w:bidi="fa-IR"/>
        </w:rPr>
        <w:t>ی</w:t>
      </w:r>
      <w:r w:rsidRPr="00342415">
        <w:rPr>
          <w:rFonts w:cs="B Nazanin"/>
          <w:sz w:val="28"/>
          <w:szCs w:val="28"/>
          <w:rtl/>
          <w:lang w:bidi="fa-IR"/>
        </w:rPr>
        <w:t xml:space="preserve"> تحل</w:t>
      </w:r>
      <w:r w:rsidRPr="00342415">
        <w:rPr>
          <w:rFonts w:cs="B Nazanin" w:hint="cs"/>
          <w:sz w:val="28"/>
          <w:szCs w:val="28"/>
          <w:rtl/>
          <w:lang w:bidi="fa-IR"/>
        </w:rPr>
        <w:t>ی</w:t>
      </w:r>
      <w:r w:rsidRPr="00342415">
        <w:rPr>
          <w:rFonts w:cs="B Nazanin" w:hint="eastAsia"/>
          <w:sz w:val="28"/>
          <w:szCs w:val="28"/>
          <w:rtl/>
          <w:lang w:bidi="fa-IR"/>
        </w:rPr>
        <w:t>ل</w:t>
      </w:r>
      <w:r w:rsidRPr="00342415">
        <w:rPr>
          <w:rFonts w:cs="B Nazanin"/>
          <w:sz w:val="28"/>
          <w:szCs w:val="28"/>
          <w:rtl/>
          <w:lang w:bidi="fa-IR"/>
        </w:rPr>
        <w:t xml:space="preserve"> و توض</w:t>
      </w:r>
      <w:r w:rsidRPr="00342415">
        <w:rPr>
          <w:rFonts w:cs="B Nazanin" w:hint="cs"/>
          <w:sz w:val="28"/>
          <w:szCs w:val="28"/>
          <w:rtl/>
          <w:lang w:bidi="fa-IR"/>
        </w:rPr>
        <w:t>ی</w:t>
      </w:r>
      <w:r w:rsidRPr="00342415">
        <w:rPr>
          <w:rFonts w:cs="B Nazanin" w:hint="eastAsia"/>
          <w:sz w:val="28"/>
          <w:szCs w:val="28"/>
          <w:rtl/>
          <w:lang w:bidi="fa-IR"/>
        </w:rPr>
        <w:t>ح</w:t>
      </w:r>
      <w:r w:rsidRPr="00342415">
        <w:rPr>
          <w:rFonts w:cs="B Nazanin"/>
          <w:sz w:val="28"/>
          <w:szCs w:val="28"/>
          <w:rtl/>
          <w:lang w:bidi="fa-IR"/>
        </w:rPr>
        <w:t xml:space="preserve"> نتا</w:t>
      </w:r>
      <w:r w:rsidRPr="00342415">
        <w:rPr>
          <w:rFonts w:cs="B Nazanin" w:hint="cs"/>
          <w:sz w:val="28"/>
          <w:szCs w:val="28"/>
          <w:rtl/>
          <w:lang w:bidi="fa-IR"/>
        </w:rPr>
        <w:t>ی</w:t>
      </w:r>
      <w:r w:rsidRPr="00342415">
        <w:rPr>
          <w:rFonts w:cs="B Nazanin" w:hint="eastAsia"/>
          <w:sz w:val="28"/>
          <w:szCs w:val="28"/>
          <w:rtl/>
          <w:lang w:bidi="fa-IR"/>
        </w:rPr>
        <w:t>ج</w:t>
      </w:r>
      <w:r w:rsidRPr="00342415">
        <w:rPr>
          <w:rFonts w:cs="B Nazanin"/>
          <w:sz w:val="28"/>
          <w:szCs w:val="28"/>
          <w:rtl/>
          <w:lang w:bidi="fa-IR"/>
        </w:rPr>
        <w:t xml:space="preserve"> ما مف</w:t>
      </w:r>
      <w:r w:rsidRPr="00342415">
        <w:rPr>
          <w:rFonts w:cs="B Nazanin" w:hint="cs"/>
          <w:sz w:val="28"/>
          <w:szCs w:val="28"/>
          <w:rtl/>
          <w:lang w:bidi="fa-IR"/>
        </w:rPr>
        <w:t>ی</w:t>
      </w:r>
      <w:r w:rsidRPr="00342415">
        <w:rPr>
          <w:rFonts w:cs="B Nazanin" w:hint="eastAsia"/>
          <w:sz w:val="28"/>
          <w:szCs w:val="28"/>
          <w:rtl/>
          <w:lang w:bidi="fa-IR"/>
        </w:rPr>
        <w:t>د</w:t>
      </w:r>
      <w:r w:rsidRPr="00342415">
        <w:rPr>
          <w:rFonts w:cs="B Nazanin"/>
          <w:sz w:val="28"/>
          <w:szCs w:val="28"/>
          <w:rtl/>
          <w:lang w:bidi="fa-IR"/>
        </w:rPr>
        <w:t xml:space="preserve"> است.</w:t>
      </w:r>
    </w:p>
    <w:p w14:paraId="19E6DBA6" w14:textId="77777777" w:rsidR="003E40B6" w:rsidRDefault="003E40B6" w:rsidP="00B4535B">
      <w:pPr>
        <w:pStyle w:val="ListParagraph"/>
        <w:bidi/>
        <w:ind w:left="0"/>
        <w:jc w:val="both"/>
        <w:rPr>
          <w:rFonts w:cs="B Nazanin"/>
          <w:sz w:val="28"/>
          <w:szCs w:val="28"/>
          <w:rtl/>
          <w:lang w:bidi="fa-IR"/>
        </w:rPr>
      </w:pPr>
    </w:p>
    <w:p w14:paraId="5E300CB6" w14:textId="77777777" w:rsidR="003E40B6" w:rsidRDefault="003E40B6" w:rsidP="003E40B6">
      <w:pPr>
        <w:pStyle w:val="ListParagraph"/>
        <w:bidi/>
        <w:ind w:left="0"/>
        <w:jc w:val="both"/>
        <w:rPr>
          <w:rFonts w:cs="B Nazanin"/>
          <w:sz w:val="28"/>
          <w:szCs w:val="28"/>
          <w:rtl/>
          <w:lang w:bidi="fa-IR"/>
        </w:rPr>
      </w:pPr>
    </w:p>
    <w:p w14:paraId="50DF960D" w14:textId="77777777" w:rsidR="003E40B6" w:rsidRDefault="003E40B6" w:rsidP="003E40B6">
      <w:pPr>
        <w:pStyle w:val="ListParagraph"/>
        <w:bidi/>
        <w:ind w:left="0"/>
        <w:jc w:val="both"/>
        <w:rPr>
          <w:rFonts w:cs="B Nazanin"/>
          <w:sz w:val="28"/>
          <w:szCs w:val="28"/>
          <w:rtl/>
          <w:lang w:bidi="fa-IR"/>
        </w:rPr>
      </w:pPr>
    </w:p>
    <w:p w14:paraId="1D7143D9" w14:textId="77777777" w:rsidR="003E40B6" w:rsidRDefault="003E40B6" w:rsidP="003E40B6">
      <w:pPr>
        <w:pStyle w:val="ListParagraph"/>
        <w:bidi/>
        <w:ind w:left="0"/>
        <w:jc w:val="both"/>
        <w:rPr>
          <w:rFonts w:cs="B Nazanin"/>
          <w:sz w:val="28"/>
          <w:szCs w:val="28"/>
          <w:rtl/>
          <w:lang w:bidi="fa-IR"/>
        </w:rPr>
      </w:pPr>
    </w:p>
    <w:p w14:paraId="6D6536E6" w14:textId="77777777" w:rsidR="003E40B6" w:rsidRDefault="003E40B6" w:rsidP="003E40B6">
      <w:pPr>
        <w:pStyle w:val="ListParagraph"/>
        <w:bidi/>
        <w:ind w:left="0"/>
        <w:jc w:val="both"/>
        <w:rPr>
          <w:rFonts w:cs="B Nazanin"/>
          <w:sz w:val="28"/>
          <w:szCs w:val="28"/>
          <w:rtl/>
          <w:lang w:bidi="fa-IR"/>
        </w:rPr>
      </w:pPr>
    </w:p>
    <w:p w14:paraId="54DCB9AA" w14:textId="315BAB4D" w:rsidR="00580054" w:rsidRPr="00580054" w:rsidRDefault="00580054" w:rsidP="003E40B6">
      <w:pPr>
        <w:pStyle w:val="ListParagraph"/>
        <w:bidi/>
        <w:ind w:left="0"/>
        <w:jc w:val="both"/>
        <w:rPr>
          <w:rFonts w:cs="B Nazanin"/>
          <w:b/>
          <w:bCs/>
          <w:sz w:val="28"/>
          <w:szCs w:val="28"/>
          <w:rtl/>
          <w:lang w:bidi="fa-IR"/>
        </w:rPr>
      </w:pPr>
      <w:bookmarkStart w:id="28" w:name="HAN_Results"/>
      <w:r>
        <w:rPr>
          <w:rFonts w:cs="B Nazanin" w:hint="cs"/>
          <w:b/>
          <w:bCs/>
          <w:sz w:val="28"/>
          <w:szCs w:val="28"/>
          <w:rtl/>
          <w:lang w:bidi="fa-IR"/>
        </w:rPr>
        <w:lastRenderedPageBreak/>
        <w:t>2.3) مجموعه داده‌ها و نتایج</w:t>
      </w:r>
    </w:p>
    <w:bookmarkEnd w:id="28"/>
    <w:p w14:paraId="56257D1B" w14:textId="4FD90D36" w:rsidR="00342415" w:rsidRPr="00342415" w:rsidRDefault="00DC1105" w:rsidP="00580054">
      <w:pPr>
        <w:pStyle w:val="ListParagraph"/>
        <w:bidi/>
        <w:ind w:left="0"/>
        <w:jc w:val="both"/>
        <w:rPr>
          <w:rFonts w:cs="B Nazanin"/>
          <w:sz w:val="28"/>
          <w:szCs w:val="28"/>
          <w:rtl/>
          <w:lang w:bidi="fa-IR"/>
        </w:rPr>
      </w:pPr>
      <w:r>
        <w:rPr>
          <w:rFonts w:cs="B Nazanin" w:hint="cs"/>
          <w:sz w:val="28"/>
          <w:szCs w:val="28"/>
          <w:rtl/>
          <w:lang w:bidi="fa-IR"/>
        </w:rPr>
        <w:t>جزئیات</w:t>
      </w:r>
      <w:r w:rsidR="00CF0A30">
        <w:rPr>
          <w:rFonts w:cs="B Nazanin" w:hint="cs"/>
          <w:sz w:val="28"/>
          <w:szCs w:val="28"/>
          <w:rtl/>
          <w:lang w:bidi="fa-IR"/>
        </w:rPr>
        <w:t xml:space="preserve"> مجموعه‌های داده</w:t>
      </w:r>
      <w:r>
        <w:rPr>
          <w:rFonts w:cs="B Nazanin" w:hint="cs"/>
          <w:sz w:val="28"/>
          <w:szCs w:val="28"/>
          <w:rtl/>
          <w:lang w:bidi="fa-IR"/>
        </w:rPr>
        <w:t xml:space="preserve"> مورد استفاده</w:t>
      </w:r>
      <w:r w:rsidR="00CF0A30">
        <w:rPr>
          <w:rFonts w:cs="B Nazanin" w:hint="cs"/>
          <w:sz w:val="28"/>
          <w:szCs w:val="28"/>
          <w:rtl/>
          <w:lang w:bidi="fa-IR"/>
        </w:rPr>
        <w:t xml:space="preserve"> به شرح زیر است:</w:t>
      </w:r>
    </w:p>
    <w:p w14:paraId="69FDA348" w14:textId="40C09CC7" w:rsidR="0064172E" w:rsidRDefault="00DC1105" w:rsidP="00B4535B">
      <w:pPr>
        <w:jc w:val="both"/>
        <w:rPr>
          <w:rFonts w:cs="B Nazanin"/>
          <w:sz w:val="28"/>
          <w:szCs w:val="28"/>
          <w:rtl/>
          <w:lang w:bidi="fa-IR"/>
        </w:rPr>
      </w:pPr>
      <w:r w:rsidRPr="00DC1105">
        <w:rPr>
          <w:rFonts w:cs="B Nazanin"/>
          <w:noProof/>
          <w:sz w:val="28"/>
          <w:szCs w:val="28"/>
          <w:lang w:bidi="fa-IR"/>
        </w:rPr>
        <w:drawing>
          <wp:inline distT="0" distB="0" distL="0" distR="0" wp14:anchorId="384B52BD" wp14:editId="4E505DE3">
            <wp:extent cx="5943600" cy="28206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20670"/>
                    </a:xfrm>
                    <a:prstGeom prst="rect">
                      <a:avLst/>
                    </a:prstGeom>
                  </pic:spPr>
                </pic:pic>
              </a:graphicData>
            </a:graphic>
          </wp:inline>
        </w:drawing>
      </w:r>
    </w:p>
    <w:p w14:paraId="66353F0C" w14:textId="23C0AE5D" w:rsidR="00F74EC8" w:rsidRDefault="00F74EC8" w:rsidP="00B4535B">
      <w:pPr>
        <w:bidi/>
        <w:jc w:val="both"/>
        <w:rPr>
          <w:rFonts w:ascii="NimbusRomNo9L-Regu" w:eastAsia="NimbusRomNo9L-Regu" w:cs="B Nazanin"/>
          <w:sz w:val="28"/>
          <w:szCs w:val="28"/>
          <w:rtl/>
        </w:rPr>
      </w:pPr>
      <w:r w:rsidRPr="00F74EC8">
        <w:rPr>
          <w:rFonts w:cs="B Nazanin" w:hint="cs"/>
          <w:sz w:val="28"/>
          <w:szCs w:val="28"/>
          <w:rtl/>
          <w:lang w:bidi="fa-IR"/>
        </w:rPr>
        <w:t xml:space="preserve">عملکرد الگوریتم </w:t>
      </w:r>
      <w:r w:rsidRPr="00F74EC8">
        <w:rPr>
          <w:rFonts w:cs="B Nazanin"/>
          <w:sz w:val="28"/>
          <w:szCs w:val="28"/>
          <w:lang w:bidi="fa-IR"/>
        </w:rPr>
        <w:t>HAN</w:t>
      </w:r>
      <w:r w:rsidRPr="00F74EC8">
        <w:rPr>
          <w:rFonts w:cs="B Nazanin" w:hint="cs"/>
          <w:sz w:val="28"/>
          <w:szCs w:val="28"/>
          <w:rtl/>
          <w:lang w:bidi="fa-IR"/>
        </w:rPr>
        <w:t xml:space="preserve"> روی مجموعه‌ داده‌های فوق با معیار </w:t>
      </w:r>
      <w:r w:rsidRPr="00F74EC8">
        <w:rPr>
          <w:rFonts w:cs="B Nazanin"/>
          <w:sz w:val="28"/>
          <w:szCs w:val="28"/>
          <w:lang w:bidi="fa-IR"/>
        </w:rPr>
        <w:t>Micro-F1</w:t>
      </w:r>
      <w:r w:rsidRPr="00F74EC8">
        <w:rPr>
          <w:rFonts w:cs="B Nazanin" w:hint="cs"/>
          <w:sz w:val="28"/>
          <w:szCs w:val="28"/>
          <w:rtl/>
          <w:lang w:bidi="fa-IR"/>
        </w:rPr>
        <w:t xml:space="preserve"> </w:t>
      </w:r>
      <w:r w:rsidRPr="00F74EC8">
        <w:rPr>
          <w:rFonts w:ascii="Times New Roman" w:hAnsi="Times New Roman" w:cs="B Nazanin" w:hint="cs"/>
          <w:sz w:val="28"/>
          <w:szCs w:val="28"/>
          <w:rtl/>
          <w:lang w:bidi="fa-IR"/>
        </w:rPr>
        <w:t xml:space="preserve">و </w:t>
      </w:r>
      <w:r w:rsidRPr="00F74EC8">
        <w:rPr>
          <w:rFonts w:ascii="Times New Roman" w:hAnsi="Times New Roman" w:cs="B Nazanin"/>
          <w:sz w:val="28"/>
          <w:szCs w:val="28"/>
          <w:lang w:bidi="fa-IR"/>
        </w:rPr>
        <w:t>Macro-F1</w:t>
      </w:r>
      <w:r w:rsidRPr="00F74EC8">
        <w:rPr>
          <w:rFonts w:ascii="Times New Roman" w:hAnsi="Times New Roman" w:cs="B Nazanin" w:hint="cs"/>
          <w:sz w:val="28"/>
          <w:szCs w:val="28"/>
          <w:rtl/>
          <w:lang w:bidi="fa-IR"/>
        </w:rPr>
        <w:t xml:space="preserve"> </w:t>
      </w:r>
      <w:r w:rsidRPr="00F74EC8">
        <w:rPr>
          <w:rFonts w:ascii="NimbusRomNo9L-Regu" w:eastAsia="NimbusRomNo9L-Regu" w:cs="B Nazanin" w:hint="cs"/>
          <w:sz w:val="28"/>
          <w:szCs w:val="28"/>
          <w:rtl/>
        </w:rPr>
        <w:t>ارزیابی می‌شود که نتایج آن در کار طبقه‌بندی گره به شرح زیر است</w:t>
      </w:r>
      <w:r>
        <w:rPr>
          <w:rFonts w:ascii="NimbusRomNo9L-Regu" w:eastAsia="NimbusRomNo9L-Regu" w:cs="B Nazanin" w:hint="cs"/>
          <w:sz w:val="28"/>
          <w:szCs w:val="28"/>
          <w:rtl/>
        </w:rPr>
        <w:t>:</w:t>
      </w:r>
    </w:p>
    <w:p w14:paraId="1608B7CC" w14:textId="58C47ECA" w:rsidR="00F74EC8" w:rsidRPr="00F74EC8" w:rsidRDefault="00F74EC8" w:rsidP="00B4535B">
      <w:pPr>
        <w:bidi/>
        <w:jc w:val="both"/>
        <w:rPr>
          <w:rFonts w:cs="B Nazanin"/>
          <w:sz w:val="28"/>
          <w:szCs w:val="28"/>
          <w:lang w:bidi="fa-IR"/>
        </w:rPr>
      </w:pPr>
      <w:r w:rsidRPr="00F74EC8">
        <w:rPr>
          <w:rFonts w:cs="B Nazanin"/>
          <w:noProof/>
          <w:sz w:val="28"/>
          <w:szCs w:val="28"/>
          <w:lang w:bidi="fa-IR"/>
        </w:rPr>
        <w:drawing>
          <wp:inline distT="0" distB="0" distL="0" distR="0" wp14:anchorId="0540E5D3" wp14:editId="57301C2F">
            <wp:extent cx="5943600" cy="347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73450"/>
                    </a:xfrm>
                    <a:prstGeom prst="rect">
                      <a:avLst/>
                    </a:prstGeom>
                  </pic:spPr>
                </pic:pic>
              </a:graphicData>
            </a:graphic>
          </wp:inline>
        </w:drawing>
      </w:r>
    </w:p>
    <w:p w14:paraId="60CD32A0" w14:textId="5561F879" w:rsidR="00556F0C" w:rsidRDefault="00B63D03" w:rsidP="00B4535B">
      <w:pPr>
        <w:bidi/>
        <w:jc w:val="both"/>
        <w:rPr>
          <w:rFonts w:cs="B Nazanin"/>
          <w:sz w:val="28"/>
          <w:szCs w:val="28"/>
          <w:lang w:bidi="fa-IR"/>
        </w:rPr>
      </w:pPr>
      <w:r w:rsidRPr="00B63D03">
        <w:rPr>
          <w:rFonts w:cs="B Nazanin"/>
          <w:sz w:val="28"/>
          <w:szCs w:val="28"/>
          <w:lang w:bidi="fa-IR"/>
        </w:rPr>
        <w:lastRenderedPageBreak/>
        <w:t>HAN</w:t>
      </w:r>
      <w:r w:rsidRPr="00B63D03">
        <w:rPr>
          <w:rFonts w:ascii="Cambria Math" w:hAnsi="Cambria Math" w:cs="Cambria Math"/>
          <w:sz w:val="28"/>
          <w:szCs w:val="28"/>
          <w:vertAlign w:val="subscript"/>
          <w:lang w:bidi="fa-IR"/>
        </w:rPr>
        <w:t>𝑛𝑑</w:t>
      </w:r>
      <w:r w:rsidRPr="00B63D03">
        <w:rPr>
          <w:rFonts w:cs="B Nazanin"/>
          <w:sz w:val="28"/>
          <w:szCs w:val="28"/>
          <w:rtl/>
          <w:lang w:bidi="fa-IR"/>
        </w:rPr>
        <w:t>: ا</w:t>
      </w:r>
      <w:r w:rsidRPr="00B63D03">
        <w:rPr>
          <w:rFonts w:cs="B Nazanin" w:hint="cs"/>
          <w:sz w:val="28"/>
          <w:szCs w:val="28"/>
          <w:rtl/>
          <w:lang w:bidi="fa-IR"/>
        </w:rPr>
        <w:t>ی</w:t>
      </w:r>
      <w:r w:rsidRPr="00B63D03">
        <w:rPr>
          <w:rFonts w:cs="B Nazanin" w:hint="eastAsia"/>
          <w:sz w:val="28"/>
          <w:szCs w:val="28"/>
          <w:rtl/>
          <w:lang w:bidi="fa-IR"/>
        </w:rPr>
        <w:t>ن</w:t>
      </w:r>
      <w:r w:rsidRPr="00B63D03">
        <w:rPr>
          <w:rFonts w:cs="B Nazanin"/>
          <w:sz w:val="28"/>
          <w:szCs w:val="28"/>
          <w:rtl/>
          <w:lang w:bidi="fa-IR"/>
        </w:rPr>
        <w:t xml:space="preserve"> </w:t>
      </w:r>
      <w:r w:rsidRPr="00B63D03">
        <w:rPr>
          <w:rFonts w:cs="B Nazanin" w:hint="cs"/>
          <w:sz w:val="28"/>
          <w:szCs w:val="28"/>
          <w:rtl/>
          <w:lang w:bidi="fa-IR"/>
        </w:rPr>
        <w:t>ی</w:t>
      </w:r>
      <w:r w:rsidRPr="00B63D03">
        <w:rPr>
          <w:rFonts w:cs="B Nazanin" w:hint="eastAsia"/>
          <w:sz w:val="28"/>
          <w:szCs w:val="28"/>
          <w:rtl/>
          <w:lang w:bidi="fa-IR"/>
        </w:rPr>
        <w:t>ک</w:t>
      </w:r>
      <w:r w:rsidRPr="00B63D03">
        <w:rPr>
          <w:rFonts w:cs="B Nazanin"/>
          <w:sz w:val="28"/>
          <w:szCs w:val="28"/>
          <w:rtl/>
          <w:lang w:bidi="fa-IR"/>
        </w:rPr>
        <w:t xml:space="preserve"> نوع </w:t>
      </w:r>
      <w:r w:rsidRPr="00B63D03">
        <w:rPr>
          <w:rFonts w:cs="B Nazanin"/>
          <w:sz w:val="28"/>
          <w:szCs w:val="28"/>
          <w:lang w:bidi="fa-IR"/>
        </w:rPr>
        <w:t>HAN</w:t>
      </w:r>
      <w:r w:rsidRPr="00B63D03">
        <w:rPr>
          <w:rFonts w:cs="B Nazanin"/>
          <w:sz w:val="28"/>
          <w:szCs w:val="28"/>
          <w:rtl/>
          <w:lang w:bidi="fa-IR"/>
        </w:rPr>
        <w:t xml:space="preserve"> است ، که توجه</w:t>
      </w:r>
      <w:r>
        <w:rPr>
          <w:rFonts w:cs="B Nazanin" w:hint="cs"/>
          <w:sz w:val="28"/>
          <w:szCs w:val="28"/>
          <w:rtl/>
          <w:lang w:bidi="fa-IR"/>
        </w:rPr>
        <w:t xml:space="preserve"> در</w:t>
      </w:r>
      <w:r w:rsidRPr="00B63D03">
        <w:rPr>
          <w:rFonts w:cs="B Nazanin"/>
          <w:sz w:val="28"/>
          <w:szCs w:val="28"/>
          <w:rtl/>
          <w:lang w:bidi="fa-IR"/>
        </w:rPr>
        <w:t xml:space="preserve"> سطح گره را از ب</w:t>
      </w:r>
      <w:r w:rsidRPr="00B63D03">
        <w:rPr>
          <w:rFonts w:cs="B Nazanin" w:hint="cs"/>
          <w:sz w:val="28"/>
          <w:szCs w:val="28"/>
          <w:rtl/>
          <w:lang w:bidi="fa-IR"/>
        </w:rPr>
        <w:t>ی</w:t>
      </w:r>
      <w:r w:rsidRPr="00B63D03">
        <w:rPr>
          <w:rFonts w:cs="B Nazanin" w:hint="eastAsia"/>
          <w:sz w:val="28"/>
          <w:szCs w:val="28"/>
          <w:rtl/>
          <w:lang w:bidi="fa-IR"/>
        </w:rPr>
        <w:t>ن</w:t>
      </w:r>
      <w:r w:rsidRPr="00B63D03">
        <w:rPr>
          <w:rFonts w:cs="B Nazanin"/>
          <w:sz w:val="28"/>
          <w:szCs w:val="28"/>
          <w:rtl/>
          <w:lang w:bidi="fa-IR"/>
        </w:rPr>
        <w:t xml:space="preserve"> م</w:t>
      </w:r>
      <w:r w:rsidRPr="00B63D03">
        <w:rPr>
          <w:rFonts w:cs="B Nazanin" w:hint="cs"/>
          <w:sz w:val="28"/>
          <w:szCs w:val="28"/>
          <w:rtl/>
          <w:lang w:bidi="fa-IR"/>
        </w:rPr>
        <w:t>ی</w:t>
      </w:r>
      <w:r w:rsidRPr="00B63D03">
        <w:rPr>
          <w:rFonts w:cs="B Nazanin"/>
          <w:sz w:val="28"/>
          <w:szCs w:val="28"/>
          <w:rtl/>
          <w:lang w:bidi="fa-IR"/>
        </w:rPr>
        <w:t xml:space="preserve"> برد و به هر همسا</w:t>
      </w:r>
      <w:r w:rsidRPr="00B63D03">
        <w:rPr>
          <w:rFonts w:cs="B Nazanin" w:hint="cs"/>
          <w:sz w:val="28"/>
          <w:szCs w:val="28"/>
          <w:rtl/>
          <w:lang w:bidi="fa-IR"/>
        </w:rPr>
        <w:t>ی</w:t>
      </w:r>
      <w:r w:rsidRPr="00B63D03">
        <w:rPr>
          <w:rFonts w:cs="B Nazanin" w:hint="eastAsia"/>
          <w:sz w:val="28"/>
          <w:szCs w:val="28"/>
          <w:rtl/>
          <w:lang w:bidi="fa-IR"/>
        </w:rPr>
        <w:t>ه</w:t>
      </w:r>
      <w:r w:rsidRPr="00B63D03">
        <w:rPr>
          <w:rFonts w:cs="B Nazanin"/>
          <w:sz w:val="28"/>
          <w:szCs w:val="28"/>
          <w:rtl/>
          <w:lang w:bidi="fa-IR"/>
        </w:rPr>
        <w:t xml:space="preserve"> اهم</w:t>
      </w:r>
      <w:r w:rsidRPr="00B63D03">
        <w:rPr>
          <w:rFonts w:cs="B Nazanin" w:hint="cs"/>
          <w:sz w:val="28"/>
          <w:szCs w:val="28"/>
          <w:rtl/>
          <w:lang w:bidi="fa-IR"/>
        </w:rPr>
        <w:t>ی</w:t>
      </w:r>
      <w:r w:rsidRPr="00B63D03">
        <w:rPr>
          <w:rFonts w:cs="B Nazanin" w:hint="eastAsia"/>
          <w:sz w:val="28"/>
          <w:szCs w:val="28"/>
          <w:rtl/>
          <w:lang w:bidi="fa-IR"/>
        </w:rPr>
        <w:t>ت</w:t>
      </w:r>
      <w:r w:rsidRPr="00B63D03">
        <w:rPr>
          <w:rFonts w:cs="B Nazanin"/>
          <w:sz w:val="28"/>
          <w:szCs w:val="28"/>
          <w:rtl/>
          <w:lang w:bidi="fa-IR"/>
        </w:rPr>
        <w:t xml:space="preserve"> </w:t>
      </w:r>
      <w:r w:rsidRPr="00B63D03">
        <w:rPr>
          <w:rFonts w:cs="B Nazanin" w:hint="cs"/>
          <w:sz w:val="28"/>
          <w:szCs w:val="28"/>
          <w:rtl/>
          <w:lang w:bidi="fa-IR"/>
        </w:rPr>
        <w:t>ی</w:t>
      </w:r>
      <w:r w:rsidRPr="00B63D03">
        <w:rPr>
          <w:rFonts w:cs="B Nazanin" w:hint="eastAsia"/>
          <w:sz w:val="28"/>
          <w:szCs w:val="28"/>
          <w:rtl/>
          <w:lang w:bidi="fa-IR"/>
        </w:rPr>
        <w:t>کسان</w:t>
      </w:r>
      <w:r w:rsidRPr="00B63D03">
        <w:rPr>
          <w:rFonts w:cs="B Nazanin" w:hint="cs"/>
          <w:sz w:val="28"/>
          <w:szCs w:val="28"/>
          <w:rtl/>
          <w:lang w:bidi="fa-IR"/>
        </w:rPr>
        <w:t>ی</w:t>
      </w:r>
      <w:r w:rsidRPr="00B63D03">
        <w:rPr>
          <w:rFonts w:cs="B Nazanin"/>
          <w:sz w:val="28"/>
          <w:szCs w:val="28"/>
          <w:rtl/>
          <w:lang w:bidi="fa-IR"/>
        </w:rPr>
        <w:t xml:space="preserve"> را م</w:t>
      </w:r>
      <w:r w:rsidRPr="00B63D03">
        <w:rPr>
          <w:rFonts w:cs="B Nazanin" w:hint="cs"/>
          <w:sz w:val="28"/>
          <w:szCs w:val="28"/>
          <w:rtl/>
          <w:lang w:bidi="fa-IR"/>
        </w:rPr>
        <w:t>ی</w:t>
      </w:r>
      <w:r>
        <w:rPr>
          <w:rFonts w:cs="B Nazanin" w:hint="cs"/>
          <w:sz w:val="28"/>
          <w:szCs w:val="28"/>
          <w:rtl/>
          <w:lang w:bidi="fa-IR"/>
        </w:rPr>
        <w:t>‌</w:t>
      </w:r>
      <w:r w:rsidRPr="00B63D03">
        <w:rPr>
          <w:rFonts w:cs="B Nazanin"/>
          <w:sz w:val="28"/>
          <w:szCs w:val="28"/>
          <w:rtl/>
          <w:lang w:bidi="fa-IR"/>
        </w:rPr>
        <w:t>دهد.</w:t>
      </w:r>
    </w:p>
    <w:p w14:paraId="6DE524CF" w14:textId="2AA01215" w:rsidR="00B63D03" w:rsidRDefault="00B63D03" w:rsidP="00B4535B">
      <w:pPr>
        <w:bidi/>
        <w:jc w:val="both"/>
        <w:rPr>
          <w:rFonts w:cs="B Nazanin"/>
          <w:sz w:val="28"/>
          <w:szCs w:val="28"/>
          <w:rtl/>
          <w:lang w:bidi="fa-IR"/>
        </w:rPr>
      </w:pPr>
      <w:r w:rsidRPr="00B63D03">
        <w:rPr>
          <w:rFonts w:cs="B Nazanin"/>
          <w:sz w:val="28"/>
          <w:szCs w:val="28"/>
          <w:lang w:bidi="fa-IR"/>
        </w:rPr>
        <w:t>HAN</w:t>
      </w:r>
      <w:r w:rsidRPr="00B63D03">
        <w:rPr>
          <w:rFonts w:ascii="Cambria Math" w:hAnsi="Cambria Math" w:cs="Cambria Math"/>
          <w:sz w:val="28"/>
          <w:szCs w:val="28"/>
          <w:vertAlign w:val="subscript"/>
          <w:lang w:bidi="fa-IR"/>
        </w:rPr>
        <w:t>𝑠𝑒𝑚</w:t>
      </w:r>
      <w:r w:rsidRPr="00B63D03">
        <w:rPr>
          <w:rFonts w:cs="B Nazanin"/>
          <w:sz w:val="28"/>
          <w:szCs w:val="28"/>
          <w:rtl/>
          <w:lang w:bidi="fa-IR"/>
        </w:rPr>
        <w:t>: ا</w:t>
      </w:r>
      <w:r w:rsidRPr="00B63D03">
        <w:rPr>
          <w:rFonts w:cs="B Nazanin" w:hint="cs"/>
          <w:sz w:val="28"/>
          <w:szCs w:val="28"/>
          <w:rtl/>
          <w:lang w:bidi="fa-IR"/>
        </w:rPr>
        <w:t>ی</w:t>
      </w:r>
      <w:r w:rsidRPr="00B63D03">
        <w:rPr>
          <w:rFonts w:cs="B Nazanin" w:hint="eastAsia"/>
          <w:sz w:val="28"/>
          <w:szCs w:val="28"/>
          <w:rtl/>
          <w:lang w:bidi="fa-IR"/>
        </w:rPr>
        <w:t>ن</w:t>
      </w:r>
      <w:r w:rsidRPr="00B63D03">
        <w:rPr>
          <w:rFonts w:cs="B Nazanin"/>
          <w:sz w:val="28"/>
          <w:szCs w:val="28"/>
          <w:rtl/>
          <w:lang w:bidi="fa-IR"/>
        </w:rPr>
        <w:t xml:space="preserve"> </w:t>
      </w:r>
      <w:r w:rsidRPr="00B63D03">
        <w:rPr>
          <w:rFonts w:cs="B Nazanin" w:hint="cs"/>
          <w:sz w:val="28"/>
          <w:szCs w:val="28"/>
          <w:rtl/>
          <w:lang w:bidi="fa-IR"/>
        </w:rPr>
        <w:t>ی</w:t>
      </w:r>
      <w:r w:rsidRPr="00B63D03">
        <w:rPr>
          <w:rFonts w:cs="B Nazanin" w:hint="eastAsia"/>
          <w:sz w:val="28"/>
          <w:szCs w:val="28"/>
          <w:rtl/>
          <w:lang w:bidi="fa-IR"/>
        </w:rPr>
        <w:t>ک</w:t>
      </w:r>
      <w:r w:rsidRPr="00B63D03">
        <w:rPr>
          <w:rFonts w:cs="B Nazanin"/>
          <w:sz w:val="28"/>
          <w:szCs w:val="28"/>
          <w:rtl/>
          <w:lang w:bidi="fa-IR"/>
        </w:rPr>
        <w:t xml:space="preserve"> نوع </w:t>
      </w:r>
      <w:r w:rsidRPr="00B63D03">
        <w:rPr>
          <w:rFonts w:cs="B Nazanin"/>
          <w:sz w:val="28"/>
          <w:szCs w:val="28"/>
          <w:lang w:bidi="fa-IR"/>
        </w:rPr>
        <w:t>HAN</w:t>
      </w:r>
      <w:r w:rsidRPr="00B63D03">
        <w:rPr>
          <w:rFonts w:cs="B Nazanin"/>
          <w:sz w:val="28"/>
          <w:szCs w:val="28"/>
          <w:rtl/>
          <w:lang w:bidi="fa-IR"/>
        </w:rPr>
        <w:t xml:space="preserve"> است ، که توجه</w:t>
      </w:r>
      <w:r>
        <w:rPr>
          <w:rFonts w:cs="B Nazanin" w:hint="cs"/>
          <w:sz w:val="28"/>
          <w:szCs w:val="28"/>
          <w:rtl/>
          <w:lang w:bidi="fa-IR"/>
        </w:rPr>
        <w:t xml:space="preserve"> در</w:t>
      </w:r>
      <w:r w:rsidRPr="00B63D03">
        <w:rPr>
          <w:rFonts w:cs="B Nazanin"/>
          <w:sz w:val="28"/>
          <w:szCs w:val="28"/>
          <w:rtl/>
          <w:lang w:bidi="fa-IR"/>
        </w:rPr>
        <w:t xml:space="preserve"> سطح معنا</w:t>
      </w:r>
      <w:r w:rsidRPr="00B63D03">
        <w:rPr>
          <w:rFonts w:cs="B Nazanin" w:hint="cs"/>
          <w:sz w:val="28"/>
          <w:szCs w:val="28"/>
          <w:rtl/>
          <w:lang w:bidi="fa-IR"/>
        </w:rPr>
        <w:t>یی</w:t>
      </w:r>
      <w:r w:rsidRPr="00B63D03">
        <w:rPr>
          <w:rFonts w:cs="B Nazanin"/>
          <w:sz w:val="28"/>
          <w:szCs w:val="28"/>
          <w:rtl/>
          <w:lang w:bidi="fa-IR"/>
        </w:rPr>
        <w:t xml:space="preserve"> را از ب</w:t>
      </w:r>
      <w:r w:rsidRPr="00B63D03">
        <w:rPr>
          <w:rFonts w:cs="B Nazanin" w:hint="cs"/>
          <w:sz w:val="28"/>
          <w:szCs w:val="28"/>
          <w:rtl/>
          <w:lang w:bidi="fa-IR"/>
        </w:rPr>
        <w:t>ی</w:t>
      </w:r>
      <w:r w:rsidRPr="00B63D03">
        <w:rPr>
          <w:rFonts w:cs="B Nazanin" w:hint="eastAsia"/>
          <w:sz w:val="28"/>
          <w:szCs w:val="28"/>
          <w:rtl/>
          <w:lang w:bidi="fa-IR"/>
        </w:rPr>
        <w:t>ن</w:t>
      </w:r>
      <w:r w:rsidRPr="00B63D03">
        <w:rPr>
          <w:rFonts w:cs="B Nazanin"/>
          <w:sz w:val="28"/>
          <w:szCs w:val="28"/>
          <w:rtl/>
          <w:lang w:bidi="fa-IR"/>
        </w:rPr>
        <w:t xml:space="preserve"> م</w:t>
      </w:r>
      <w:r w:rsidRPr="00B63D03">
        <w:rPr>
          <w:rFonts w:cs="B Nazanin" w:hint="cs"/>
          <w:sz w:val="28"/>
          <w:szCs w:val="28"/>
          <w:rtl/>
          <w:lang w:bidi="fa-IR"/>
        </w:rPr>
        <w:t>ی</w:t>
      </w:r>
      <w:r>
        <w:rPr>
          <w:rFonts w:cs="B Nazanin" w:hint="cs"/>
          <w:sz w:val="28"/>
          <w:szCs w:val="28"/>
          <w:rtl/>
          <w:lang w:bidi="fa-IR"/>
        </w:rPr>
        <w:t>‌</w:t>
      </w:r>
      <w:r w:rsidRPr="00B63D03">
        <w:rPr>
          <w:rFonts w:cs="B Nazanin"/>
          <w:sz w:val="28"/>
          <w:szCs w:val="28"/>
          <w:rtl/>
          <w:lang w:bidi="fa-IR"/>
        </w:rPr>
        <w:t xml:space="preserve">برد و به هر </w:t>
      </w:r>
      <w:r>
        <w:rPr>
          <w:rFonts w:cs="B Nazanin" w:hint="cs"/>
          <w:sz w:val="28"/>
          <w:szCs w:val="28"/>
          <w:rtl/>
          <w:lang w:bidi="fa-IR"/>
        </w:rPr>
        <w:t>فرا-</w:t>
      </w:r>
      <w:r w:rsidRPr="00B63D03">
        <w:rPr>
          <w:rFonts w:cs="B Nazanin"/>
          <w:sz w:val="28"/>
          <w:szCs w:val="28"/>
          <w:rtl/>
          <w:lang w:bidi="fa-IR"/>
        </w:rPr>
        <w:t>مس</w:t>
      </w:r>
      <w:r w:rsidRPr="00B63D03">
        <w:rPr>
          <w:rFonts w:cs="B Nazanin" w:hint="cs"/>
          <w:sz w:val="28"/>
          <w:szCs w:val="28"/>
          <w:rtl/>
          <w:lang w:bidi="fa-IR"/>
        </w:rPr>
        <w:t>ی</w:t>
      </w:r>
      <w:r w:rsidRPr="00B63D03">
        <w:rPr>
          <w:rFonts w:cs="B Nazanin" w:hint="eastAsia"/>
          <w:sz w:val="28"/>
          <w:szCs w:val="28"/>
          <w:rtl/>
          <w:lang w:bidi="fa-IR"/>
        </w:rPr>
        <w:t>ر</w:t>
      </w:r>
      <w:r w:rsidRPr="00B63D03">
        <w:rPr>
          <w:rFonts w:cs="B Nazanin"/>
          <w:sz w:val="28"/>
          <w:szCs w:val="28"/>
          <w:rtl/>
          <w:lang w:bidi="fa-IR"/>
        </w:rPr>
        <w:t xml:space="preserve"> اهم</w:t>
      </w:r>
      <w:r w:rsidRPr="00B63D03">
        <w:rPr>
          <w:rFonts w:cs="B Nazanin" w:hint="cs"/>
          <w:sz w:val="28"/>
          <w:szCs w:val="28"/>
          <w:rtl/>
          <w:lang w:bidi="fa-IR"/>
        </w:rPr>
        <w:t>ی</w:t>
      </w:r>
      <w:r w:rsidRPr="00B63D03">
        <w:rPr>
          <w:rFonts w:cs="B Nazanin" w:hint="eastAsia"/>
          <w:sz w:val="28"/>
          <w:szCs w:val="28"/>
          <w:rtl/>
          <w:lang w:bidi="fa-IR"/>
        </w:rPr>
        <w:t>ت</w:t>
      </w:r>
      <w:r w:rsidRPr="00B63D03">
        <w:rPr>
          <w:rFonts w:cs="B Nazanin"/>
          <w:sz w:val="28"/>
          <w:szCs w:val="28"/>
          <w:rtl/>
          <w:lang w:bidi="fa-IR"/>
        </w:rPr>
        <w:t xml:space="preserve"> </w:t>
      </w:r>
      <w:r w:rsidRPr="00B63D03">
        <w:rPr>
          <w:rFonts w:cs="B Nazanin" w:hint="cs"/>
          <w:sz w:val="28"/>
          <w:szCs w:val="28"/>
          <w:rtl/>
          <w:lang w:bidi="fa-IR"/>
        </w:rPr>
        <w:t>ی</w:t>
      </w:r>
      <w:r w:rsidRPr="00B63D03">
        <w:rPr>
          <w:rFonts w:cs="B Nazanin" w:hint="eastAsia"/>
          <w:sz w:val="28"/>
          <w:szCs w:val="28"/>
          <w:rtl/>
          <w:lang w:bidi="fa-IR"/>
        </w:rPr>
        <w:t>کسان</w:t>
      </w:r>
      <w:r w:rsidRPr="00B63D03">
        <w:rPr>
          <w:rFonts w:cs="B Nazanin" w:hint="cs"/>
          <w:sz w:val="28"/>
          <w:szCs w:val="28"/>
          <w:rtl/>
          <w:lang w:bidi="fa-IR"/>
        </w:rPr>
        <w:t>ی</w:t>
      </w:r>
      <w:r w:rsidRPr="00B63D03">
        <w:rPr>
          <w:rFonts w:cs="B Nazanin"/>
          <w:sz w:val="28"/>
          <w:szCs w:val="28"/>
          <w:rtl/>
          <w:lang w:bidi="fa-IR"/>
        </w:rPr>
        <w:t xml:space="preserve"> را م</w:t>
      </w:r>
      <w:r w:rsidRPr="00B63D03">
        <w:rPr>
          <w:rFonts w:cs="B Nazanin" w:hint="cs"/>
          <w:sz w:val="28"/>
          <w:szCs w:val="28"/>
          <w:rtl/>
          <w:lang w:bidi="fa-IR"/>
        </w:rPr>
        <w:t>ی‌</w:t>
      </w:r>
      <w:r w:rsidRPr="00B63D03">
        <w:rPr>
          <w:rFonts w:cs="B Nazanin" w:hint="eastAsia"/>
          <w:sz w:val="28"/>
          <w:szCs w:val="28"/>
          <w:rtl/>
          <w:lang w:bidi="fa-IR"/>
        </w:rPr>
        <w:t>دهد</w:t>
      </w:r>
      <w:r w:rsidRPr="00B63D03">
        <w:rPr>
          <w:rFonts w:cs="B Nazanin"/>
          <w:sz w:val="28"/>
          <w:szCs w:val="28"/>
          <w:rtl/>
          <w:lang w:bidi="fa-IR"/>
        </w:rPr>
        <w:t>.</w:t>
      </w:r>
    </w:p>
    <w:p w14:paraId="49ABC3C7" w14:textId="643C1B76" w:rsidR="00B63D03" w:rsidRPr="00844FA1" w:rsidRDefault="00B63D03" w:rsidP="00B4535B">
      <w:pPr>
        <w:bidi/>
        <w:jc w:val="both"/>
        <w:rPr>
          <w:rFonts w:cs="B Nazanin"/>
          <w:sz w:val="28"/>
          <w:szCs w:val="28"/>
          <w:rtl/>
          <w:lang w:bidi="fa-IR"/>
        </w:rPr>
      </w:pPr>
      <w:r w:rsidRPr="00B63D03">
        <w:rPr>
          <w:rFonts w:cs="B Nazanin"/>
          <w:sz w:val="28"/>
          <w:szCs w:val="28"/>
          <w:lang w:bidi="fa-IR"/>
        </w:rPr>
        <w:t>HAN</w:t>
      </w:r>
      <w:r w:rsidRPr="00B63D03">
        <w:rPr>
          <w:rFonts w:cs="B Nazanin"/>
          <w:sz w:val="28"/>
          <w:szCs w:val="28"/>
          <w:rtl/>
          <w:lang w:bidi="fa-IR"/>
        </w:rPr>
        <w:t>: شبکه عصب</w:t>
      </w:r>
      <w:r w:rsidRPr="00B63D03">
        <w:rPr>
          <w:rFonts w:cs="B Nazanin" w:hint="cs"/>
          <w:sz w:val="28"/>
          <w:szCs w:val="28"/>
          <w:rtl/>
          <w:lang w:bidi="fa-IR"/>
        </w:rPr>
        <w:t>ی</w:t>
      </w:r>
      <w:r w:rsidRPr="00B63D03">
        <w:rPr>
          <w:rFonts w:cs="B Nazanin"/>
          <w:sz w:val="28"/>
          <w:szCs w:val="28"/>
          <w:rtl/>
          <w:lang w:bidi="fa-IR"/>
        </w:rPr>
        <w:t xml:space="preserve"> نمودار ن</w:t>
      </w:r>
      <w:r w:rsidRPr="00B63D03">
        <w:rPr>
          <w:rFonts w:cs="B Nazanin" w:hint="cs"/>
          <w:sz w:val="28"/>
          <w:szCs w:val="28"/>
          <w:rtl/>
          <w:lang w:bidi="fa-IR"/>
        </w:rPr>
        <w:t>ی</w:t>
      </w:r>
      <w:r w:rsidRPr="00B63D03">
        <w:rPr>
          <w:rFonts w:cs="B Nazanin" w:hint="eastAsia"/>
          <w:sz w:val="28"/>
          <w:szCs w:val="28"/>
          <w:rtl/>
          <w:lang w:bidi="fa-IR"/>
        </w:rPr>
        <w:t>مه</w:t>
      </w:r>
      <w:r w:rsidRPr="00B63D03">
        <w:rPr>
          <w:rFonts w:cs="B Nazanin"/>
          <w:sz w:val="28"/>
          <w:szCs w:val="28"/>
          <w:rtl/>
          <w:lang w:bidi="fa-IR"/>
        </w:rPr>
        <w:t xml:space="preserve"> نظارت شده پ</w:t>
      </w:r>
      <w:r w:rsidRPr="00B63D03">
        <w:rPr>
          <w:rFonts w:cs="B Nazanin" w:hint="cs"/>
          <w:sz w:val="28"/>
          <w:szCs w:val="28"/>
          <w:rtl/>
          <w:lang w:bidi="fa-IR"/>
        </w:rPr>
        <w:t>ی</w:t>
      </w:r>
      <w:r w:rsidRPr="00B63D03">
        <w:rPr>
          <w:rFonts w:cs="B Nazanin" w:hint="eastAsia"/>
          <w:sz w:val="28"/>
          <w:szCs w:val="28"/>
          <w:rtl/>
          <w:lang w:bidi="fa-IR"/>
        </w:rPr>
        <w:t>شنهاد</w:t>
      </w:r>
      <w:r w:rsidRPr="00B63D03">
        <w:rPr>
          <w:rFonts w:cs="B Nazanin" w:hint="cs"/>
          <w:sz w:val="28"/>
          <w:szCs w:val="28"/>
          <w:rtl/>
          <w:lang w:bidi="fa-IR"/>
        </w:rPr>
        <w:t>ی</w:t>
      </w:r>
      <w:r w:rsidRPr="00B63D03">
        <w:rPr>
          <w:rFonts w:cs="B Nazanin"/>
          <w:sz w:val="28"/>
          <w:szCs w:val="28"/>
          <w:rtl/>
          <w:lang w:bidi="fa-IR"/>
        </w:rPr>
        <w:t xml:space="preserve"> که به طور همزمان از توجه</w:t>
      </w:r>
      <w:r>
        <w:rPr>
          <w:rFonts w:cs="B Nazanin" w:hint="cs"/>
          <w:sz w:val="28"/>
          <w:szCs w:val="28"/>
          <w:rtl/>
          <w:lang w:bidi="fa-IR"/>
        </w:rPr>
        <w:t xml:space="preserve"> در</w:t>
      </w:r>
      <w:r w:rsidRPr="00B63D03">
        <w:rPr>
          <w:rFonts w:cs="B Nazanin"/>
          <w:sz w:val="28"/>
          <w:szCs w:val="28"/>
          <w:rtl/>
          <w:lang w:bidi="fa-IR"/>
        </w:rPr>
        <w:t xml:space="preserve"> سطح گره و توجه </w:t>
      </w:r>
      <w:r>
        <w:rPr>
          <w:rFonts w:cs="B Nazanin" w:hint="cs"/>
          <w:sz w:val="28"/>
          <w:szCs w:val="28"/>
          <w:rtl/>
          <w:lang w:bidi="fa-IR"/>
        </w:rPr>
        <w:t xml:space="preserve">در سطح </w:t>
      </w:r>
      <w:r w:rsidRPr="00B63D03">
        <w:rPr>
          <w:rFonts w:cs="B Nazanin"/>
          <w:sz w:val="28"/>
          <w:szCs w:val="28"/>
          <w:rtl/>
          <w:lang w:bidi="fa-IR"/>
        </w:rPr>
        <w:t>معنا</w:t>
      </w:r>
      <w:r w:rsidRPr="00B63D03">
        <w:rPr>
          <w:rFonts w:cs="B Nazanin" w:hint="cs"/>
          <w:sz w:val="28"/>
          <w:szCs w:val="28"/>
          <w:rtl/>
          <w:lang w:bidi="fa-IR"/>
        </w:rPr>
        <w:t>یی</w:t>
      </w:r>
      <w:r w:rsidRPr="00B63D03">
        <w:rPr>
          <w:rFonts w:cs="B Nazanin"/>
          <w:sz w:val="28"/>
          <w:szCs w:val="28"/>
          <w:rtl/>
          <w:lang w:bidi="fa-IR"/>
        </w:rPr>
        <w:t xml:space="preserve"> استفاده م</w:t>
      </w:r>
      <w:r w:rsidRPr="00B63D03">
        <w:rPr>
          <w:rFonts w:cs="B Nazanin" w:hint="cs"/>
          <w:sz w:val="28"/>
          <w:szCs w:val="28"/>
          <w:rtl/>
          <w:lang w:bidi="fa-IR"/>
        </w:rPr>
        <w:t>ی</w:t>
      </w:r>
      <w:r>
        <w:rPr>
          <w:rFonts w:cs="B Nazanin" w:hint="cs"/>
          <w:sz w:val="28"/>
          <w:szCs w:val="28"/>
          <w:rtl/>
          <w:lang w:bidi="fa-IR"/>
        </w:rPr>
        <w:t>‌</w:t>
      </w:r>
      <w:r w:rsidRPr="00B63D03">
        <w:rPr>
          <w:rFonts w:cs="B Nazanin"/>
          <w:sz w:val="28"/>
          <w:szCs w:val="28"/>
          <w:rtl/>
          <w:lang w:bidi="fa-IR"/>
        </w:rPr>
        <w:t>کند.</w:t>
      </w:r>
    </w:p>
    <w:p w14:paraId="05BCE7F1" w14:textId="71DFC337" w:rsidR="00556F0C" w:rsidRDefault="00B63D03" w:rsidP="00B4535B">
      <w:pPr>
        <w:bidi/>
        <w:jc w:val="both"/>
        <w:rPr>
          <w:rFonts w:cs="B Nazanin"/>
          <w:sz w:val="28"/>
          <w:szCs w:val="28"/>
          <w:rtl/>
          <w:lang w:bidi="fa-IR"/>
        </w:rPr>
      </w:pPr>
      <w:r>
        <w:rPr>
          <w:rFonts w:cs="B Nazanin" w:hint="cs"/>
          <w:sz w:val="28"/>
          <w:szCs w:val="28"/>
          <w:rtl/>
          <w:lang w:bidi="fa-IR"/>
        </w:rPr>
        <w:t xml:space="preserve">نتایج الگوریتم </w:t>
      </w:r>
      <w:r>
        <w:rPr>
          <w:rFonts w:cs="B Nazanin"/>
          <w:sz w:val="28"/>
          <w:szCs w:val="28"/>
          <w:lang w:bidi="fa-IR"/>
        </w:rPr>
        <w:t>HAN</w:t>
      </w:r>
      <w:r>
        <w:rPr>
          <w:rFonts w:cs="B Nazanin" w:hint="cs"/>
          <w:sz w:val="28"/>
          <w:szCs w:val="28"/>
          <w:rtl/>
          <w:lang w:bidi="fa-IR"/>
        </w:rPr>
        <w:t xml:space="preserve"> برای کار </w:t>
      </w:r>
      <w:r w:rsidR="001B7CF8">
        <w:rPr>
          <w:rFonts w:cs="B Nazanin" w:hint="cs"/>
          <w:sz w:val="28"/>
          <w:szCs w:val="28"/>
          <w:rtl/>
          <w:lang w:bidi="fa-IR"/>
        </w:rPr>
        <w:t>خوشه</w:t>
      </w:r>
      <w:r>
        <w:rPr>
          <w:rFonts w:cs="B Nazanin" w:hint="cs"/>
          <w:sz w:val="28"/>
          <w:szCs w:val="28"/>
          <w:rtl/>
          <w:lang w:bidi="fa-IR"/>
        </w:rPr>
        <w:t xml:space="preserve"> کردن گره‌ها به شرح زیر است:</w:t>
      </w:r>
    </w:p>
    <w:p w14:paraId="6EF88ADA" w14:textId="0A46E8B0" w:rsidR="00B63D03" w:rsidRDefault="00B63D03" w:rsidP="00B4535B">
      <w:pPr>
        <w:bidi/>
        <w:jc w:val="both"/>
        <w:rPr>
          <w:rFonts w:cs="B Nazanin"/>
          <w:sz w:val="28"/>
          <w:szCs w:val="28"/>
          <w:rtl/>
          <w:lang w:bidi="fa-IR"/>
        </w:rPr>
      </w:pPr>
      <w:r w:rsidRPr="00B63D03">
        <w:rPr>
          <w:rFonts w:cs="B Nazanin"/>
          <w:noProof/>
          <w:sz w:val="28"/>
          <w:szCs w:val="28"/>
          <w:rtl/>
          <w:lang w:bidi="fa-IR"/>
        </w:rPr>
        <w:drawing>
          <wp:inline distT="0" distB="0" distL="0" distR="0" wp14:anchorId="020868A9" wp14:editId="5ECD6FCD">
            <wp:extent cx="5943600" cy="13849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84935"/>
                    </a:xfrm>
                    <a:prstGeom prst="rect">
                      <a:avLst/>
                    </a:prstGeom>
                  </pic:spPr>
                </pic:pic>
              </a:graphicData>
            </a:graphic>
          </wp:inline>
        </w:drawing>
      </w:r>
    </w:p>
    <w:p w14:paraId="5D5959EA" w14:textId="77777777" w:rsidR="00B63D03" w:rsidRPr="00B63D03" w:rsidRDefault="00B63D03" w:rsidP="00B4535B">
      <w:pPr>
        <w:bidi/>
        <w:jc w:val="both"/>
        <w:rPr>
          <w:rFonts w:cs="B Nazanin"/>
          <w:sz w:val="28"/>
          <w:szCs w:val="28"/>
          <w:rtl/>
          <w:lang w:bidi="fa-IR"/>
        </w:rPr>
      </w:pPr>
    </w:p>
    <w:p w14:paraId="15CCC7CA" w14:textId="77777777" w:rsidR="00031937" w:rsidRPr="00844FA1" w:rsidRDefault="00031937" w:rsidP="00B4535B">
      <w:pPr>
        <w:bidi/>
        <w:jc w:val="both"/>
        <w:rPr>
          <w:rFonts w:cs="B Nazanin"/>
          <w:sz w:val="28"/>
          <w:szCs w:val="28"/>
          <w:rtl/>
          <w:lang w:bidi="fa-IR"/>
        </w:rPr>
      </w:pPr>
    </w:p>
    <w:p w14:paraId="56BF389D" w14:textId="77777777" w:rsidR="00AF2BBD" w:rsidRPr="00844FA1" w:rsidRDefault="00AF2BBD" w:rsidP="00B4535B">
      <w:pPr>
        <w:bidi/>
        <w:jc w:val="both"/>
        <w:rPr>
          <w:rFonts w:cs="B Nazanin"/>
          <w:sz w:val="28"/>
          <w:szCs w:val="28"/>
          <w:rtl/>
          <w:lang w:bidi="fa-IR"/>
        </w:rPr>
      </w:pPr>
    </w:p>
    <w:p w14:paraId="046848FE" w14:textId="77777777" w:rsidR="00AF2BBD" w:rsidRPr="00844FA1" w:rsidRDefault="00AF2BBD" w:rsidP="00B4535B">
      <w:pPr>
        <w:bidi/>
        <w:jc w:val="both"/>
        <w:rPr>
          <w:rFonts w:cs="B Nazanin"/>
          <w:sz w:val="28"/>
          <w:szCs w:val="28"/>
          <w:rtl/>
          <w:lang w:bidi="fa-IR"/>
        </w:rPr>
      </w:pPr>
    </w:p>
    <w:p w14:paraId="2BFE432E" w14:textId="77777777" w:rsidR="003C2EC8" w:rsidRPr="00844FA1" w:rsidRDefault="003C2EC8" w:rsidP="00B4535B">
      <w:pPr>
        <w:bidi/>
        <w:jc w:val="both"/>
        <w:rPr>
          <w:rFonts w:cs="B Nazanin"/>
          <w:sz w:val="28"/>
          <w:szCs w:val="28"/>
          <w:rtl/>
          <w:lang w:bidi="fa-IR"/>
        </w:rPr>
      </w:pPr>
    </w:p>
    <w:p w14:paraId="7E44F72D" w14:textId="77777777" w:rsidR="003C2EC8" w:rsidRPr="007D7270" w:rsidRDefault="003C2EC8" w:rsidP="00B4535B">
      <w:pPr>
        <w:bidi/>
        <w:jc w:val="both"/>
        <w:rPr>
          <w:rFonts w:ascii="Cambria Math" w:hAnsi="Cambria Math" w:cs="B Nazanin"/>
          <w:sz w:val="28"/>
          <w:szCs w:val="28"/>
          <w:rtl/>
          <w:lang w:bidi="fa-IR"/>
        </w:rPr>
      </w:pPr>
    </w:p>
    <w:sectPr w:rsidR="003C2EC8" w:rsidRPr="007D7270" w:rsidSect="00AD1828">
      <w:footerReference w:type="default" r:id="rId34"/>
      <w:pgSz w:w="12240" w:h="15840"/>
      <w:pgMar w:top="1440" w:right="1440" w:bottom="1440" w:left="1440" w:header="720" w:footer="576" w:gutter="0"/>
      <w:pgNumType w:start="1"/>
      <w:cols w:space="720"/>
      <w:docGrid w:linePitch="360"/>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7BF3A" w14:textId="77777777" w:rsidR="00255F20" w:rsidRDefault="00255F20" w:rsidP="00B4535B">
      <w:pPr>
        <w:spacing w:after="0" w:line="240" w:lineRule="auto"/>
      </w:pPr>
      <w:r>
        <w:separator/>
      </w:r>
    </w:p>
  </w:endnote>
  <w:endnote w:type="continuationSeparator" w:id="0">
    <w:p w14:paraId="7D464421" w14:textId="77777777" w:rsidR="00255F20" w:rsidRDefault="00255F20" w:rsidP="00B4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Mitr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NimbusRomNo9L-Regu">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1516494"/>
      <w:docPartObj>
        <w:docPartGallery w:val="Page Numbers (Bottom of Page)"/>
        <w:docPartUnique/>
      </w:docPartObj>
    </w:sdtPr>
    <w:sdtEndPr>
      <w:rPr>
        <w:noProof/>
      </w:rPr>
    </w:sdtEndPr>
    <w:sdtContent>
      <w:p w14:paraId="268AC56D" w14:textId="77777777" w:rsidR="00AD1828" w:rsidRDefault="00AD1828">
        <w:pPr>
          <w:pStyle w:val="Footer"/>
          <w:jc w:val="center"/>
          <w:rPr>
            <w:rtl/>
          </w:rPr>
        </w:pPr>
      </w:p>
      <w:p w14:paraId="65A16347" w14:textId="7CF38D90" w:rsidR="00AD1828" w:rsidRDefault="00255F20" w:rsidP="00AD1828">
        <w:pPr>
          <w:pStyle w:val="Footer"/>
        </w:pPr>
      </w:p>
    </w:sdtContent>
  </w:sdt>
  <w:p w14:paraId="78F43885" w14:textId="091B62EB" w:rsidR="00D46868" w:rsidRDefault="00D468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449048"/>
      <w:docPartObj>
        <w:docPartGallery w:val="Page Numbers (Bottom of Page)"/>
        <w:docPartUnique/>
      </w:docPartObj>
    </w:sdtPr>
    <w:sdtEndPr>
      <w:rPr>
        <w:noProof/>
      </w:rPr>
    </w:sdtEndPr>
    <w:sdtContent>
      <w:p w14:paraId="13A447D7" w14:textId="77777777" w:rsidR="00AD1828" w:rsidRDefault="00AD18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64AE44" w14:textId="77777777" w:rsidR="00AD1828" w:rsidRDefault="00AD1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D2BC5" w14:textId="77777777" w:rsidR="00255F20" w:rsidRDefault="00255F20" w:rsidP="00B4535B">
      <w:pPr>
        <w:spacing w:after="0" w:line="240" w:lineRule="auto"/>
      </w:pPr>
      <w:r>
        <w:separator/>
      </w:r>
    </w:p>
  </w:footnote>
  <w:footnote w:type="continuationSeparator" w:id="0">
    <w:p w14:paraId="45B67358" w14:textId="77777777" w:rsidR="00255F20" w:rsidRDefault="00255F20" w:rsidP="00B4535B">
      <w:pPr>
        <w:spacing w:after="0" w:line="240" w:lineRule="auto"/>
      </w:pPr>
      <w:r>
        <w:continuationSeparator/>
      </w:r>
    </w:p>
  </w:footnote>
  <w:footnote w:id="1">
    <w:p w14:paraId="145EB75D" w14:textId="7A4A226C" w:rsidR="00044785" w:rsidRDefault="00044785">
      <w:pPr>
        <w:pStyle w:val="FootnoteText"/>
        <w:rPr>
          <w:rtl/>
          <w:lang w:bidi="fa-IR"/>
        </w:rPr>
      </w:pPr>
      <w:r>
        <w:rPr>
          <w:rStyle w:val="FootnoteReference"/>
        </w:rPr>
        <w:footnoteRef/>
      </w:r>
      <w:r>
        <w:t xml:space="preserve"> </w:t>
      </w:r>
      <w:r w:rsidRPr="00044785">
        <w:t>Graph Attention Network</w:t>
      </w:r>
      <w:r w:rsidR="00D85380">
        <w:t>s (GATs)</w:t>
      </w:r>
    </w:p>
  </w:footnote>
  <w:footnote w:id="2">
    <w:p w14:paraId="3AC8A79E" w14:textId="0DBDBA03" w:rsidR="00FE79ED" w:rsidRDefault="00FE79ED">
      <w:pPr>
        <w:pStyle w:val="FootnoteText"/>
        <w:rPr>
          <w:lang w:bidi="fa-IR"/>
        </w:rPr>
      </w:pPr>
      <w:r>
        <w:rPr>
          <w:rStyle w:val="FootnoteReference"/>
        </w:rPr>
        <w:footnoteRef/>
      </w:r>
      <w:r>
        <w:t xml:space="preserve"> </w:t>
      </w:r>
      <w:r>
        <w:rPr>
          <w:lang w:bidi="fa-IR"/>
        </w:rPr>
        <w:t>de facto</w:t>
      </w:r>
    </w:p>
  </w:footnote>
  <w:footnote w:id="3">
    <w:p w14:paraId="57DBD60C" w14:textId="0EF33AD2" w:rsidR="008E6A37" w:rsidRDefault="008E6A37">
      <w:pPr>
        <w:pStyle w:val="FootnoteText"/>
        <w:rPr>
          <w:lang w:bidi="fa-IR"/>
        </w:rPr>
      </w:pPr>
      <w:r>
        <w:rPr>
          <w:rStyle w:val="FootnoteReference"/>
        </w:rPr>
        <w:footnoteRef/>
      </w:r>
      <w:r>
        <w:t xml:space="preserve"> </w:t>
      </w:r>
      <w:r>
        <w:rPr>
          <w:lang w:bidi="fa-IR"/>
        </w:rPr>
        <w:t>Self-attention</w:t>
      </w:r>
    </w:p>
  </w:footnote>
  <w:footnote w:id="4">
    <w:p w14:paraId="2030F98C" w14:textId="4E8D27F5" w:rsidR="008E6A37" w:rsidRDefault="008E6A37">
      <w:pPr>
        <w:pStyle w:val="FootnoteText"/>
      </w:pPr>
      <w:r>
        <w:rPr>
          <w:rStyle w:val="FootnoteReference"/>
        </w:rPr>
        <w:footnoteRef/>
      </w:r>
      <w:r>
        <w:t xml:space="preserve"> Intra-attention</w:t>
      </w:r>
    </w:p>
  </w:footnote>
  <w:footnote w:id="5">
    <w:p w14:paraId="5AA4CBE7" w14:textId="29AC0886" w:rsidR="00B05A70" w:rsidRDefault="00B05A70">
      <w:pPr>
        <w:pStyle w:val="FootnoteText"/>
      </w:pPr>
      <w:r>
        <w:rPr>
          <w:rStyle w:val="FootnoteReference"/>
        </w:rPr>
        <w:footnoteRef/>
      </w:r>
      <w:r>
        <w:t xml:space="preserve"> Node classification</w:t>
      </w:r>
    </w:p>
  </w:footnote>
  <w:footnote w:id="6">
    <w:p w14:paraId="7E082828" w14:textId="18097BB3" w:rsidR="00B9116C" w:rsidRDefault="00B9116C">
      <w:pPr>
        <w:pStyle w:val="FootnoteText"/>
        <w:rPr>
          <w:lang w:bidi="fa-IR"/>
        </w:rPr>
      </w:pPr>
      <w:r>
        <w:rPr>
          <w:rStyle w:val="FootnoteReference"/>
        </w:rPr>
        <w:footnoteRef/>
      </w:r>
      <w:r>
        <w:t xml:space="preserve"> </w:t>
      </w:r>
      <w:r>
        <w:rPr>
          <w:lang w:bidi="fa-IR"/>
        </w:rPr>
        <w:t>Efficient</w:t>
      </w:r>
    </w:p>
  </w:footnote>
  <w:footnote w:id="7">
    <w:p w14:paraId="6E9DB7D4" w14:textId="51335E3D" w:rsidR="00B9116C" w:rsidRDefault="00B9116C">
      <w:pPr>
        <w:pStyle w:val="FootnoteText"/>
        <w:rPr>
          <w:rtl/>
          <w:lang w:bidi="fa-IR"/>
        </w:rPr>
      </w:pPr>
      <w:r>
        <w:rPr>
          <w:rStyle w:val="FootnoteReference"/>
        </w:rPr>
        <w:footnoteRef/>
      </w:r>
      <w:r>
        <w:t xml:space="preserve"> </w:t>
      </w:r>
      <w:r w:rsidRPr="00B9116C">
        <w:t>Inductive</w:t>
      </w:r>
      <w:r>
        <w:t xml:space="preserve"> learning</w:t>
      </w:r>
    </w:p>
  </w:footnote>
  <w:footnote w:id="8">
    <w:p w14:paraId="15BB2FA8" w14:textId="69CB6472" w:rsidR="00B9116C" w:rsidRDefault="00B9116C">
      <w:pPr>
        <w:pStyle w:val="FootnoteText"/>
        <w:rPr>
          <w:lang w:bidi="fa-IR"/>
        </w:rPr>
      </w:pPr>
      <w:r>
        <w:rPr>
          <w:rStyle w:val="FootnoteReference"/>
        </w:rPr>
        <w:footnoteRef/>
      </w:r>
      <w:r>
        <w:t xml:space="preserve"> </w:t>
      </w:r>
      <w:r>
        <w:rPr>
          <w:lang w:bidi="fa-IR"/>
        </w:rPr>
        <w:t>Generalize</w:t>
      </w:r>
    </w:p>
  </w:footnote>
  <w:footnote w:id="9">
    <w:p w14:paraId="3322EB8D" w14:textId="2C642125" w:rsidR="00CF4234" w:rsidRDefault="00CF4234">
      <w:pPr>
        <w:pStyle w:val="FootnoteText"/>
        <w:rPr>
          <w:lang w:bidi="fa-IR"/>
        </w:rPr>
      </w:pPr>
      <w:r>
        <w:rPr>
          <w:rStyle w:val="FootnoteReference"/>
        </w:rPr>
        <w:footnoteRef/>
      </w:r>
      <w:r>
        <w:t xml:space="preserve"> </w:t>
      </w:r>
      <w:r>
        <w:rPr>
          <w:lang w:bidi="fa-IR"/>
        </w:rPr>
        <w:t>Linear transformation</w:t>
      </w:r>
    </w:p>
  </w:footnote>
  <w:footnote w:id="10">
    <w:p w14:paraId="63506DEB" w14:textId="53FF029F" w:rsidR="001E32A7" w:rsidRDefault="001E32A7">
      <w:pPr>
        <w:pStyle w:val="FootnoteText"/>
        <w:rPr>
          <w:lang w:bidi="fa-IR"/>
        </w:rPr>
      </w:pPr>
      <w:r>
        <w:rPr>
          <w:rStyle w:val="FootnoteReference"/>
        </w:rPr>
        <w:footnoteRef/>
      </w:r>
      <w:r>
        <w:t xml:space="preserve"> </w:t>
      </w:r>
      <w:r>
        <w:rPr>
          <w:lang w:bidi="fa-IR"/>
        </w:rPr>
        <w:t>Coefficients</w:t>
      </w:r>
    </w:p>
  </w:footnote>
  <w:footnote w:id="11">
    <w:p w14:paraId="5DF08950" w14:textId="59B57C2A" w:rsidR="00E43BF8" w:rsidRDefault="00E43BF8">
      <w:pPr>
        <w:pStyle w:val="FootnoteText"/>
        <w:rPr>
          <w:rtl/>
          <w:lang w:bidi="fa-IR"/>
        </w:rPr>
      </w:pPr>
      <w:r>
        <w:rPr>
          <w:rStyle w:val="FootnoteReference"/>
        </w:rPr>
        <w:footnoteRef/>
      </w:r>
      <w:r>
        <w:t xml:space="preserve"> </w:t>
      </w:r>
      <w:proofErr w:type="spellStart"/>
      <w:r w:rsidRPr="00E43BF8">
        <w:t>Eigendecomposition</w:t>
      </w:r>
      <w:proofErr w:type="spellEnd"/>
    </w:p>
  </w:footnote>
  <w:footnote w:id="12">
    <w:p w14:paraId="220BC996" w14:textId="66B3FC00" w:rsidR="00C65BAC" w:rsidRDefault="00C65BAC">
      <w:pPr>
        <w:pStyle w:val="FootnoteText"/>
        <w:rPr>
          <w:lang w:bidi="fa-IR"/>
        </w:rPr>
      </w:pPr>
      <w:r>
        <w:rPr>
          <w:rStyle w:val="FootnoteReference"/>
        </w:rPr>
        <w:footnoteRef/>
      </w:r>
      <w:r>
        <w:t xml:space="preserve"> </w:t>
      </w:r>
      <w:r>
        <w:rPr>
          <w:lang w:bidi="fa-IR"/>
        </w:rPr>
        <w:t>Batching capabilities</w:t>
      </w:r>
    </w:p>
  </w:footnote>
  <w:footnote w:id="13">
    <w:p w14:paraId="60818E3B" w14:textId="1C642E35" w:rsidR="00C65BAC" w:rsidRDefault="00C65BAC">
      <w:pPr>
        <w:pStyle w:val="FootnoteText"/>
      </w:pPr>
      <w:r>
        <w:rPr>
          <w:rStyle w:val="FootnoteReference"/>
        </w:rPr>
        <w:footnoteRef/>
      </w:r>
      <w:r>
        <w:t xml:space="preserve"> Sparse matrix multiplication</w:t>
      </w:r>
    </w:p>
  </w:footnote>
  <w:footnote w:id="14">
    <w:p w14:paraId="08186FFB" w14:textId="6527E88F" w:rsidR="00B96EC2" w:rsidRDefault="00B96EC2">
      <w:pPr>
        <w:pStyle w:val="FootnoteText"/>
        <w:rPr>
          <w:lang w:bidi="fa-IR"/>
        </w:rPr>
      </w:pPr>
      <w:r>
        <w:rPr>
          <w:rStyle w:val="FootnoteReference"/>
        </w:rPr>
        <w:footnoteRef/>
      </w:r>
      <w:r>
        <w:t xml:space="preserve"> </w:t>
      </w:r>
      <w:r>
        <w:rPr>
          <w:lang w:bidi="fa-IR"/>
        </w:rPr>
        <w:t>Tissues</w:t>
      </w:r>
    </w:p>
  </w:footnote>
  <w:footnote w:id="15">
    <w:p w14:paraId="0C72FC3A" w14:textId="4113DABC" w:rsidR="00B4535B" w:rsidRDefault="00B4535B">
      <w:pPr>
        <w:pStyle w:val="FootnoteText"/>
        <w:rPr>
          <w:lang w:bidi="fa-IR"/>
        </w:rPr>
      </w:pPr>
      <w:r>
        <w:rPr>
          <w:rStyle w:val="FootnoteReference"/>
        </w:rPr>
        <w:footnoteRef/>
      </w:r>
      <w:r>
        <w:t xml:space="preserve"> </w:t>
      </w:r>
      <w:r w:rsidRPr="00B4535B">
        <w:t>Heterogeneous Graph Attention Network</w:t>
      </w:r>
      <w:r w:rsidR="00D85380">
        <w:t xml:space="preserve"> (HAN)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5EC6"/>
    <w:multiLevelType w:val="hybridMultilevel"/>
    <w:tmpl w:val="35B0FC4E"/>
    <w:lvl w:ilvl="0" w:tplc="F9CE0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FD4E23"/>
    <w:multiLevelType w:val="hybridMultilevel"/>
    <w:tmpl w:val="BB427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2A2726"/>
    <w:multiLevelType w:val="hybridMultilevel"/>
    <w:tmpl w:val="3C2CE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377DCB"/>
    <w:multiLevelType w:val="hybridMultilevel"/>
    <w:tmpl w:val="767004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C31CC6"/>
    <w:multiLevelType w:val="hybridMultilevel"/>
    <w:tmpl w:val="204E9F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14433E"/>
    <w:multiLevelType w:val="hybridMultilevel"/>
    <w:tmpl w:val="B98EF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CA3B9B"/>
    <w:multiLevelType w:val="hybridMultilevel"/>
    <w:tmpl w:val="AB6C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3"/>
  </w:num>
  <w:num w:numId="5">
    <w:abstractNumId w:val="5"/>
  </w:num>
  <w:num w:numId="6">
    <w:abstractNumId w:val="2"/>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sa Abbasi">
    <w15:presenceInfo w15:providerId="Windows Live" w15:userId="f390188fe4a4a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091"/>
    <w:rsid w:val="0001203D"/>
    <w:rsid w:val="00031937"/>
    <w:rsid w:val="00044785"/>
    <w:rsid w:val="000709E3"/>
    <w:rsid w:val="00083A08"/>
    <w:rsid w:val="000F2ADF"/>
    <w:rsid w:val="001018F7"/>
    <w:rsid w:val="00113C38"/>
    <w:rsid w:val="00175329"/>
    <w:rsid w:val="00182022"/>
    <w:rsid w:val="001862A2"/>
    <w:rsid w:val="001B7CF8"/>
    <w:rsid w:val="001D6645"/>
    <w:rsid w:val="001E1AFB"/>
    <w:rsid w:val="001E32A7"/>
    <w:rsid w:val="001E6934"/>
    <w:rsid w:val="0023615B"/>
    <w:rsid w:val="00253F3F"/>
    <w:rsid w:val="00255F20"/>
    <w:rsid w:val="002673E2"/>
    <w:rsid w:val="0028155F"/>
    <w:rsid w:val="00290422"/>
    <w:rsid w:val="0029588A"/>
    <w:rsid w:val="002C2868"/>
    <w:rsid w:val="002E5C51"/>
    <w:rsid w:val="00342415"/>
    <w:rsid w:val="0036654E"/>
    <w:rsid w:val="00392ACB"/>
    <w:rsid w:val="003A53B4"/>
    <w:rsid w:val="003C2EC8"/>
    <w:rsid w:val="003C72C8"/>
    <w:rsid w:val="003E40B6"/>
    <w:rsid w:val="004113C8"/>
    <w:rsid w:val="0041500B"/>
    <w:rsid w:val="00425DEA"/>
    <w:rsid w:val="00456740"/>
    <w:rsid w:val="00477740"/>
    <w:rsid w:val="00496BCC"/>
    <w:rsid w:val="00497091"/>
    <w:rsid w:val="004C23FD"/>
    <w:rsid w:val="004E08E0"/>
    <w:rsid w:val="004E420A"/>
    <w:rsid w:val="0050124E"/>
    <w:rsid w:val="00522521"/>
    <w:rsid w:val="005408BC"/>
    <w:rsid w:val="00551C59"/>
    <w:rsid w:val="005529E1"/>
    <w:rsid w:val="00554090"/>
    <w:rsid w:val="00556F0C"/>
    <w:rsid w:val="00580054"/>
    <w:rsid w:val="005848BF"/>
    <w:rsid w:val="00591D30"/>
    <w:rsid w:val="005A12C5"/>
    <w:rsid w:val="005A40DC"/>
    <w:rsid w:val="005C01F0"/>
    <w:rsid w:val="005C13BA"/>
    <w:rsid w:val="005D23E6"/>
    <w:rsid w:val="005E33D4"/>
    <w:rsid w:val="0064172E"/>
    <w:rsid w:val="006646E0"/>
    <w:rsid w:val="00671C24"/>
    <w:rsid w:val="00686857"/>
    <w:rsid w:val="006D2958"/>
    <w:rsid w:val="006D3079"/>
    <w:rsid w:val="007055E4"/>
    <w:rsid w:val="00705DF2"/>
    <w:rsid w:val="007075F3"/>
    <w:rsid w:val="007709DA"/>
    <w:rsid w:val="007C27A8"/>
    <w:rsid w:val="007D7270"/>
    <w:rsid w:val="007E2BDA"/>
    <w:rsid w:val="007F6570"/>
    <w:rsid w:val="00835BEE"/>
    <w:rsid w:val="0085339D"/>
    <w:rsid w:val="00860288"/>
    <w:rsid w:val="00886806"/>
    <w:rsid w:val="00891AC8"/>
    <w:rsid w:val="00893487"/>
    <w:rsid w:val="008E6A37"/>
    <w:rsid w:val="00920584"/>
    <w:rsid w:val="00926330"/>
    <w:rsid w:val="00996CF2"/>
    <w:rsid w:val="009C0BA1"/>
    <w:rsid w:val="009E416F"/>
    <w:rsid w:val="009E5AFD"/>
    <w:rsid w:val="00A04925"/>
    <w:rsid w:val="00A8481D"/>
    <w:rsid w:val="00AD1828"/>
    <w:rsid w:val="00AD7C59"/>
    <w:rsid w:val="00AE1929"/>
    <w:rsid w:val="00AF2BBD"/>
    <w:rsid w:val="00B05A70"/>
    <w:rsid w:val="00B4535B"/>
    <w:rsid w:val="00B5294E"/>
    <w:rsid w:val="00B52C74"/>
    <w:rsid w:val="00B621E1"/>
    <w:rsid w:val="00B63D03"/>
    <w:rsid w:val="00B9116C"/>
    <w:rsid w:val="00B93326"/>
    <w:rsid w:val="00B96EC2"/>
    <w:rsid w:val="00BA7A62"/>
    <w:rsid w:val="00BC2B84"/>
    <w:rsid w:val="00BF0258"/>
    <w:rsid w:val="00C007AB"/>
    <w:rsid w:val="00C60871"/>
    <w:rsid w:val="00C638A9"/>
    <w:rsid w:val="00C6469D"/>
    <w:rsid w:val="00C65BAC"/>
    <w:rsid w:val="00C7003B"/>
    <w:rsid w:val="00CF0A30"/>
    <w:rsid w:val="00CF4234"/>
    <w:rsid w:val="00D46868"/>
    <w:rsid w:val="00D85380"/>
    <w:rsid w:val="00D85B7A"/>
    <w:rsid w:val="00DA0F2A"/>
    <w:rsid w:val="00DC1105"/>
    <w:rsid w:val="00DD0E40"/>
    <w:rsid w:val="00DD176C"/>
    <w:rsid w:val="00E23C26"/>
    <w:rsid w:val="00E43BF8"/>
    <w:rsid w:val="00E83E0C"/>
    <w:rsid w:val="00EA5EC3"/>
    <w:rsid w:val="00EA7C5D"/>
    <w:rsid w:val="00F03EBF"/>
    <w:rsid w:val="00F74EC8"/>
    <w:rsid w:val="00FE3763"/>
    <w:rsid w:val="00FE79ED"/>
    <w:rsid w:val="00FF5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134F2"/>
  <w15:chartTrackingRefBased/>
  <w15:docId w15:val="{D1AA3F90-B721-4C0C-8A36-1F5A0CE2C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30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415"/>
    <w:pPr>
      <w:ind w:left="720"/>
      <w:contextualSpacing/>
    </w:pPr>
  </w:style>
  <w:style w:type="character" w:styleId="PlaceholderText">
    <w:name w:val="Placeholder Text"/>
    <w:basedOn w:val="DefaultParagraphFont"/>
    <w:uiPriority w:val="99"/>
    <w:semiHidden/>
    <w:rsid w:val="00522521"/>
    <w:rPr>
      <w:color w:val="808080"/>
    </w:rPr>
  </w:style>
  <w:style w:type="paragraph" w:styleId="FootnoteText">
    <w:name w:val="footnote text"/>
    <w:basedOn w:val="Normal"/>
    <w:link w:val="FootnoteTextChar"/>
    <w:uiPriority w:val="99"/>
    <w:semiHidden/>
    <w:unhideWhenUsed/>
    <w:rsid w:val="00B4535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535B"/>
    <w:rPr>
      <w:sz w:val="20"/>
      <w:szCs w:val="20"/>
    </w:rPr>
  </w:style>
  <w:style w:type="character" w:styleId="FootnoteReference">
    <w:name w:val="footnote reference"/>
    <w:basedOn w:val="DefaultParagraphFont"/>
    <w:uiPriority w:val="99"/>
    <w:semiHidden/>
    <w:unhideWhenUsed/>
    <w:rsid w:val="00B4535B"/>
    <w:rPr>
      <w:vertAlign w:val="superscript"/>
    </w:rPr>
  </w:style>
  <w:style w:type="paragraph" w:styleId="Header">
    <w:name w:val="header"/>
    <w:basedOn w:val="Normal"/>
    <w:link w:val="HeaderChar"/>
    <w:uiPriority w:val="99"/>
    <w:unhideWhenUsed/>
    <w:rsid w:val="00FF5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54CF"/>
  </w:style>
  <w:style w:type="paragraph" w:styleId="Footer">
    <w:name w:val="footer"/>
    <w:basedOn w:val="Normal"/>
    <w:link w:val="FooterChar"/>
    <w:uiPriority w:val="99"/>
    <w:unhideWhenUsed/>
    <w:rsid w:val="00FF5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54CF"/>
  </w:style>
  <w:style w:type="character" w:styleId="Hyperlink">
    <w:name w:val="Hyperlink"/>
    <w:basedOn w:val="DefaultParagraphFont"/>
    <w:rsid w:val="004E08E0"/>
    <w:rPr>
      <w:color w:val="0563C1" w:themeColor="hyperlink"/>
      <w:u w:val="single"/>
    </w:rPr>
  </w:style>
  <w:style w:type="character" w:customStyle="1" w:styleId="Heading1Char">
    <w:name w:val="Heading 1 Char"/>
    <w:basedOn w:val="DefaultParagraphFont"/>
    <w:link w:val="Heading1"/>
    <w:uiPriority w:val="9"/>
    <w:rsid w:val="006D307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3079"/>
    <w:pPr>
      <w:outlineLvl w:val="9"/>
    </w:pPr>
  </w:style>
  <w:style w:type="character" w:styleId="UnresolvedMention">
    <w:name w:val="Unresolved Mention"/>
    <w:basedOn w:val="DefaultParagraphFont"/>
    <w:uiPriority w:val="99"/>
    <w:semiHidden/>
    <w:unhideWhenUsed/>
    <w:rsid w:val="007709DA"/>
    <w:rPr>
      <w:color w:val="605E5C"/>
      <w:shd w:val="clear" w:color="auto" w:fill="E1DFDD"/>
    </w:rPr>
  </w:style>
  <w:style w:type="character" w:styleId="FollowedHyperlink">
    <w:name w:val="FollowedHyperlink"/>
    <w:basedOn w:val="DefaultParagraphFont"/>
    <w:uiPriority w:val="99"/>
    <w:semiHidden/>
    <w:unhideWhenUsed/>
    <w:rsid w:val="007709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31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arxiv.org/abs/1903.07293v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hyperlink" Target="https://arxiv.org/abs/1710.10903"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1096B3-F7D5-4F8D-A353-E73CA376E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1</Pages>
  <Words>3704</Words>
  <Characters>21113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 ebrahimi</dc:creator>
  <cp:keywords/>
  <dc:description/>
  <cp:lastModifiedBy>arian ebrahimi</cp:lastModifiedBy>
  <cp:revision>68</cp:revision>
  <cp:lastPrinted>2021-05-22T10:09:00Z</cp:lastPrinted>
  <dcterms:created xsi:type="dcterms:W3CDTF">2021-05-17T04:38:00Z</dcterms:created>
  <dcterms:modified xsi:type="dcterms:W3CDTF">2021-05-29T16:31:00Z</dcterms:modified>
</cp:coreProperties>
</file>